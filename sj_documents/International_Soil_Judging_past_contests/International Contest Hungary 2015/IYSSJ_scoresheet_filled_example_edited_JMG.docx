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10F6" w:rsidRPr="008E50BA" w:rsidRDefault="006B1DAF" w:rsidP="001410F6">
      <w:pPr>
        <w:rPr>
          <w:ins w:id="0" w:author="Galbraith, John" w:date="2015-08-11T20:42:00Z"/>
          <w:rFonts w:asciiTheme="majorHAnsi" w:hAnsiTheme="majorHAnsi" w:cs="Times New Roman"/>
          <w:b/>
          <w:i/>
          <w:sz w:val="32"/>
          <w:szCs w:val="32"/>
          <w:lang w:val="en-US"/>
        </w:rPr>
      </w:pPr>
      <w:r w:rsidRPr="004E5A5B">
        <w:rPr>
          <w:rFonts w:asciiTheme="majorHAnsi" w:hAnsiTheme="majorHAnsi" w:cs="Times New Roman"/>
          <w:b/>
          <w:i/>
          <w:sz w:val="32"/>
          <w:szCs w:val="32"/>
          <w:lang w:val="en-US"/>
        </w:rPr>
        <w:t xml:space="preserve">SCORESHEET </w:t>
      </w:r>
      <w:r w:rsidR="0041114A">
        <w:rPr>
          <w:rFonts w:asciiTheme="majorHAnsi" w:hAnsiTheme="majorHAnsi" w:cs="Times New Roman"/>
          <w:b/>
          <w:i/>
          <w:sz w:val="32"/>
          <w:szCs w:val="32"/>
          <w:lang w:val="en-US"/>
        </w:rPr>
        <w:t>– Filled</w:t>
      </w:r>
      <w:ins w:id="1" w:author="Galbraith, John" w:date="2015-08-11T20:41:00Z">
        <w:r w:rsidR="001410F6">
          <w:rPr>
            <w:rFonts w:asciiTheme="majorHAnsi" w:hAnsiTheme="majorHAnsi" w:cs="Times New Roman"/>
            <w:b/>
            <w:i/>
            <w:sz w:val="32"/>
            <w:szCs w:val="32"/>
            <w:lang w:val="en-US"/>
          </w:rPr>
          <w:tab/>
        </w:r>
        <w:r w:rsidR="001410F6">
          <w:rPr>
            <w:rFonts w:asciiTheme="majorHAnsi" w:hAnsiTheme="majorHAnsi" w:cs="Times New Roman"/>
            <w:b/>
            <w:i/>
            <w:sz w:val="32"/>
            <w:szCs w:val="32"/>
            <w:lang w:val="en-US"/>
          </w:rPr>
          <w:tab/>
        </w:r>
      </w:ins>
      <w:ins w:id="2" w:author="Galbraith, John" w:date="2015-08-11T20:42:00Z">
        <w:r w:rsidR="001410F6" w:rsidRPr="008E50BA">
          <w:rPr>
            <w:rFonts w:asciiTheme="majorHAnsi" w:hAnsiTheme="majorHAnsi" w:cs="Times New Roman"/>
            <w:b/>
            <w:i/>
            <w:sz w:val="32"/>
            <w:szCs w:val="32"/>
            <w:highlight w:val="yellow"/>
            <w:lang w:val="en-US"/>
          </w:rPr>
          <w:t>Depth of nail in 3</w:t>
        </w:r>
        <w:r w:rsidR="001410F6" w:rsidRPr="008E50BA">
          <w:rPr>
            <w:rFonts w:asciiTheme="majorHAnsi" w:hAnsiTheme="majorHAnsi" w:cs="Times New Roman"/>
            <w:b/>
            <w:i/>
            <w:sz w:val="32"/>
            <w:szCs w:val="32"/>
            <w:highlight w:val="yellow"/>
            <w:vertAlign w:val="superscript"/>
            <w:lang w:val="en-US"/>
          </w:rPr>
          <w:t>rd</w:t>
        </w:r>
        <w:r w:rsidR="001410F6" w:rsidRPr="008E50BA">
          <w:rPr>
            <w:rFonts w:asciiTheme="majorHAnsi" w:hAnsiTheme="majorHAnsi" w:cs="Times New Roman"/>
            <w:b/>
            <w:i/>
            <w:sz w:val="32"/>
            <w:szCs w:val="32"/>
            <w:highlight w:val="yellow"/>
            <w:lang w:val="en-US"/>
          </w:rPr>
          <w:t xml:space="preserve"> horizon?</w:t>
        </w:r>
        <w:r w:rsidR="001410F6" w:rsidRPr="008E50BA">
          <w:rPr>
            <w:rFonts w:asciiTheme="majorHAnsi" w:hAnsiTheme="majorHAnsi" w:cs="Times New Roman"/>
            <w:b/>
            <w:i/>
            <w:sz w:val="32"/>
            <w:szCs w:val="32"/>
            <w:lang w:val="en-US"/>
          </w:rPr>
          <w:t xml:space="preserve"> ______</w:t>
        </w:r>
      </w:ins>
    </w:p>
    <w:p w:rsidR="00E319FE" w:rsidRPr="004E5A5B" w:rsidRDefault="00E319FE">
      <w:pPr>
        <w:rPr>
          <w:rFonts w:asciiTheme="majorHAnsi" w:hAnsiTheme="majorHAnsi" w:cs="Times New Roman"/>
          <w:b/>
          <w:i/>
          <w:sz w:val="32"/>
          <w:szCs w:val="32"/>
          <w:lang w:val="en-US"/>
        </w:rPr>
      </w:pPr>
      <w:proofErr w:type="gramStart"/>
      <w:r w:rsidRPr="004E5A5B">
        <w:rPr>
          <w:rFonts w:asciiTheme="majorHAnsi" w:hAnsiTheme="majorHAnsi" w:cs="Times New Roman"/>
          <w:b/>
          <w:i/>
          <w:sz w:val="32"/>
          <w:szCs w:val="32"/>
          <w:lang w:val="en-US"/>
        </w:rPr>
        <w:t>International Field Course and Soil Judging Contest</w:t>
      </w:r>
      <w:r w:rsidR="00C67042" w:rsidRPr="004E5A5B">
        <w:rPr>
          <w:rFonts w:asciiTheme="majorHAnsi" w:hAnsiTheme="majorHAnsi" w:cs="Times New Roman"/>
          <w:b/>
          <w:i/>
          <w:sz w:val="32"/>
          <w:szCs w:val="32"/>
          <w:lang w:val="en-US"/>
        </w:rPr>
        <w:t xml:space="preserve"> </w:t>
      </w:r>
      <w:ins w:id="3" w:author="Galbraith, John" w:date="2015-08-11T20:41:00Z">
        <w:r w:rsidR="001410F6" w:rsidRPr="001410F6">
          <w:rPr>
            <w:rFonts w:asciiTheme="majorHAnsi" w:hAnsiTheme="majorHAnsi" w:cs="Times New Roman"/>
            <w:b/>
            <w:i/>
            <w:sz w:val="32"/>
            <w:szCs w:val="32"/>
            <w:highlight w:val="yellow"/>
            <w:lang w:val="en-US"/>
            <w:rPrChange w:id="4" w:author="Galbraith, John" w:date="2015-08-11T20:41:00Z">
              <w:rPr>
                <w:rFonts w:asciiTheme="majorHAnsi" w:hAnsiTheme="majorHAnsi" w:cs="Times New Roman"/>
                <w:b/>
                <w:i/>
                <w:sz w:val="32"/>
                <w:szCs w:val="32"/>
                <w:lang w:val="en-US"/>
              </w:rPr>
            </w:rPrChange>
          </w:rPr>
          <w:t xml:space="preserve">IYS 2015, </w:t>
        </w:r>
        <w:proofErr w:type="spellStart"/>
        <w:r w:rsidR="001410F6" w:rsidRPr="001410F6">
          <w:rPr>
            <w:rFonts w:asciiTheme="majorHAnsi" w:hAnsiTheme="majorHAnsi" w:cs="Times New Roman"/>
            <w:b/>
            <w:i/>
            <w:sz w:val="32"/>
            <w:szCs w:val="32"/>
            <w:highlight w:val="yellow"/>
            <w:lang w:val="en-US"/>
            <w:rPrChange w:id="5" w:author="Galbraith, John" w:date="2015-08-11T20:41:00Z">
              <w:rPr>
                <w:rFonts w:asciiTheme="majorHAnsi" w:hAnsiTheme="majorHAnsi" w:cs="Times New Roman"/>
                <w:b/>
                <w:i/>
                <w:sz w:val="32"/>
                <w:szCs w:val="32"/>
                <w:lang w:val="en-US"/>
              </w:rPr>
            </w:rPrChange>
          </w:rPr>
          <w:t>Goodolo</w:t>
        </w:r>
        <w:proofErr w:type="spellEnd"/>
        <w:r w:rsidR="001410F6" w:rsidRPr="001410F6">
          <w:rPr>
            <w:rFonts w:asciiTheme="majorHAnsi" w:hAnsiTheme="majorHAnsi" w:cs="Times New Roman"/>
            <w:b/>
            <w:i/>
            <w:sz w:val="32"/>
            <w:szCs w:val="32"/>
            <w:highlight w:val="yellow"/>
            <w:lang w:val="en-US"/>
            <w:rPrChange w:id="6" w:author="Galbraith, John" w:date="2015-08-11T20:41:00Z">
              <w:rPr>
                <w:rFonts w:asciiTheme="majorHAnsi" w:hAnsiTheme="majorHAnsi" w:cs="Times New Roman"/>
                <w:b/>
                <w:i/>
                <w:sz w:val="32"/>
                <w:szCs w:val="32"/>
                <w:lang w:val="en-US"/>
              </w:rPr>
            </w:rPrChange>
          </w:rPr>
          <w:t>, Hungary</w:t>
        </w:r>
        <w:r w:rsidR="001410F6" w:rsidRPr="001410F6">
          <w:rPr>
            <w:rFonts w:asciiTheme="majorHAnsi" w:hAnsiTheme="majorHAnsi" w:cs="Times New Roman"/>
            <w:b/>
            <w:i/>
            <w:sz w:val="32"/>
            <w:szCs w:val="32"/>
            <w:highlight w:val="yellow"/>
            <w:lang w:val="en-US"/>
            <w:rPrChange w:id="7" w:author="Galbraith, John" w:date="2015-08-11T20:42:00Z">
              <w:rPr>
                <w:rFonts w:asciiTheme="majorHAnsi" w:hAnsiTheme="majorHAnsi" w:cs="Times New Roman"/>
                <w:b/>
                <w:i/>
                <w:sz w:val="32"/>
                <w:szCs w:val="32"/>
                <w:lang w:val="en-US"/>
              </w:rPr>
            </w:rPrChange>
          </w:rPr>
          <w:t>.</w:t>
        </w:r>
        <w:proofErr w:type="gramEnd"/>
        <w:r w:rsidR="001410F6" w:rsidRPr="001410F6">
          <w:rPr>
            <w:rFonts w:asciiTheme="majorHAnsi" w:hAnsiTheme="majorHAnsi" w:cs="Times New Roman"/>
            <w:b/>
            <w:i/>
            <w:sz w:val="32"/>
            <w:szCs w:val="32"/>
            <w:highlight w:val="yellow"/>
            <w:lang w:val="en-US"/>
            <w:rPrChange w:id="8" w:author="Galbraith, John" w:date="2015-08-11T20:42:00Z">
              <w:rPr>
                <w:rFonts w:asciiTheme="majorHAnsi" w:hAnsiTheme="majorHAnsi" w:cs="Times New Roman"/>
                <w:b/>
                <w:i/>
                <w:sz w:val="32"/>
                <w:szCs w:val="32"/>
                <w:lang w:val="en-US"/>
              </w:rPr>
            </w:rPrChange>
          </w:rPr>
          <w:t xml:space="preserve">  1-5, Sept., 2015</w:t>
        </w:r>
      </w:ins>
    </w:p>
    <w:p w:rsidR="00390757" w:rsidRPr="004E5A5B" w:rsidRDefault="00390757">
      <w:pPr>
        <w:rPr>
          <w:rFonts w:asciiTheme="majorHAnsi" w:hAnsiTheme="majorHAnsi" w:cs="Times New Roman"/>
          <w:sz w:val="32"/>
          <w:szCs w:val="32"/>
          <w:lang w:val="en-US"/>
        </w:rPr>
      </w:pPr>
      <w:r w:rsidRPr="004E5A5B">
        <w:rPr>
          <w:rFonts w:asciiTheme="majorHAnsi" w:hAnsiTheme="majorHAnsi" w:cs="Times New Roman"/>
          <w:sz w:val="32"/>
          <w:szCs w:val="32"/>
          <w:lang w:val="en-US"/>
        </w:rPr>
        <w:t>Site number</w:t>
      </w:r>
      <w:r w:rsidR="00D62A3D">
        <w:rPr>
          <w:rFonts w:asciiTheme="majorHAnsi" w:hAnsiTheme="majorHAnsi" w:cs="Times New Roman"/>
          <w:b/>
          <w:sz w:val="32"/>
          <w:szCs w:val="32"/>
          <w:lang w:val="en-US"/>
        </w:rPr>
        <w:t xml:space="preserve"> SZP1</w:t>
      </w:r>
      <w:r w:rsidR="00551ECB">
        <w:rPr>
          <w:rFonts w:asciiTheme="majorHAnsi" w:hAnsiTheme="majorHAnsi" w:cs="Times New Roman"/>
          <w:sz w:val="32"/>
          <w:szCs w:val="32"/>
          <w:lang w:val="en-US"/>
        </w:rPr>
        <w:tab/>
      </w:r>
      <w:r w:rsidRPr="004E5A5B">
        <w:rPr>
          <w:rFonts w:asciiTheme="majorHAnsi" w:hAnsiTheme="majorHAnsi" w:cs="Times New Roman"/>
          <w:sz w:val="32"/>
          <w:szCs w:val="32"/>
          <w:lang w:val="en-US"/>
        </w:rPr>
        <w:t>Contestants ID</w:t>
      </w:r>
      <w:r w:rsidR="00547898">
        <w:rPr>
          <w:rFonts w:asciiTheme="majorHAnsi" w:hAnsiTheme="majorHAnsi" w:cs="Times New Roman"/>
          <w:sz w:val="32"/>
          <w:szCs w:val="32"/>
          <w:lang w:val="en-US"/>
        </w:rPr>
        <w:t xml:space="preserve"> </w:t>
      </w:r>
      <w:r w:rsidR="00D62A3D">
        <w:rPr>
          <w:rFonts w:asciiTheme="majorHAnsi" w:hAnsiTheme="majorHAnsi" w:cs="Times New Roman"/>
          <w:b/>
          <w:sz w:val="32"/>
          <w:szCs w:val="32"/>
          <w:lang w:val="en-US"/>
        </w:rPr>
        <w:t>XYZ</w:t>
      </w:r>
      <w:r w:rsidR="004E5A5B">
        <w:rPr>
          <w:rFonts w:asciiTheme="majorHAnsi" w:hAnsiTheme="majorHAnsi" w:cs="Times New Roman"/>
          <w:sz w:val="32"/>
          <w:szCs w:val="32"/>
          <w:lang w:val="en-US"/>
        </w:rPr>
        <w:tab/>
      </w:r>
      <w:r w:rsidR="00547898">
        <w:rPr>
          <w:rFonts w:asciiTheme="majorHAnsi" w:hAnsiTheme="majorHAnsi" w:cs="Times New Roman"/>
          <w:sz w:val="32"/>
          <w:szCs w:val="32"/>
          <w:lang w:val="en-US"/>
        </w:rPr>
        <w:t xml:space="preserve">Describe </w:t>
      </w:r>
      <w:proofErr w:type="gramStart"/>
      <w:r w:rsidR="0041114A" w:rsidRPr="001410F6">
        <w:rPr>
          <w:rFonts w:asciiTheme="majorHAnsi" w:hAnsiTheme="majorHAnsi" w:cs="Times New Roman"/>
          <w:b/>
          <w:sz w:val="32"/>
          <w:szCs w:val="32"/>
          <w:highlight w:val="yellow"/>
          <w:u w:val="single"/>
          <w:lang w:val="en-US"/>
          <w:rPrChange w:id="9" w:author="Galbraith, John" w:date="2015-08-11T20:42:00Z">
            <w:rPr>
              <w:rFonts w:asciiTheme="majorHAnsi" w:hAnsiTheme="majorHAnsi" w:cs="Times New Roman"/>
              <w:b/>
              <w:sz w:val="32"/>
              <w:szCs w:val="32"/>
              <w:lang w:val="en-US"/>
            </w:rPr>
          </w:rPrChange>
        </w:rPr>
        <w:t>5</w:t>
      </w:r>
      <w:r w:rsidRPr="001410F6">
        <w:rPr>
          <w:rFonts w:asciiTheme="majorHAnsi" w:hAnsiTheme="majorHAnsi" w:cs="Times New Roman"/>
          <w:sz w:val="32"/>
          <w:szCs w:val="32"/>
          <w:u w:val="single"/>
          <w:lang w:val="en-US"/>
          <w:rPrChange w:id="10" w:author="Galbraith, John" w:date="2015-08-11T20:42:00Z">
            <w:rPr>
              <w:rFonts w:asciiTheme="majorHAnsi" w:hAnsiTheme="majorHAnsi" w:cs="Times New Roman"/>
              <w:sz w:val="32"/>
              <w:szCs w:val="32"/>
              <w:lang w:val="en-US"/>
            </w:rPr>
          </w:rPrChange>
        </w:rPr>
        <w:t xml:space="preserve"> </w:t>
      </w:r>
      <w:r w:rsidR="0041114A" w:rsidRPr="001410F6">
        <w:rPr>
          <w:rFonts w:asciiTheme="majorHAnsi" w:hAnsiTheme="majorHAnsi" w:cs="Times New Roman"/>
          <w:sz w:val="32"/>
          <w:szCs w:val="32"/>
          <w:u w:val="single"/>
          <w:lang w:val="en-US"/>
          <w:rPrChange w:id="11" w:author="Galbraith, John" w:date="2015-08-11T20:42:00Z">
            <w:rPr>
              <w:rFonts w:asciiTheme="majorHAnsi" w:hAnsiTheme="majorHAnsi" w:cs="Times New Roman"/>
              <w:sz w:val="32"/>
              <w:szCs w:val="32"/>
              <w:lang w:val="en-US"/>
            </w:rPr>
          </w:rPrChange>
        </w:rPr>
        <w:t xml:space="preserve"> </w:t>
      </w:r>
      <w:r w:rsidRPr="004E5A5B">
        <w:rPr>
          <w:rFonts w:asciiTheme="majorHAnsi" w:hAnsiTheme="majorHAnsi" w:cs="Times New Roman"/>
          <w:sz w:val="32"/>
          <w:szCs w:val="32"/>
          <w:lang w:val="en-US"/>
        </w:rPr>
        <w:t>horizons</w:t>
      </w:r>
      <w:proofErr w:type="gramEnd"/>
      <w:r w:rsidRPr="004E5A5B">
        <w:rPr>
          <w:rFonts w:asciiTheme="majorHAnsi" w:hAnsiTheme="majorHAnsi" w:cs="Times New Roman"/>
          <w:sz w:val="32"/>
          <w:szCs w:val="32"/>
          <w:lang w:val="en-US"/>
        </w:rPr>
        <w:t xml:space="preserve"> </w:t>
      </w:r>
      <w:r w:rsidR="00547898">
        <w:rPr>
          <w:rFonts w:asciiTheme="majorHAnsi" w:hAnsiTheme="majorHAnsi" w:cs="Times New Roman"/>
          <w:sz w:val="32"/>
          <w:szCs w:val="32"/>
          <w:lang w:val="en-US"/>
        </w:rPr>
        <w:t xml:space="preserve">within a depth of </w:t>
      </w:r>
      <w:r w:rsidR="00D62A3D" w:rsidRPr="00D62A3D">
        <w:rPr>
          <w:rFonts w:asciiTheme="majorHAnsi" w:hAnsiTheme="majorHAnsi" w:cs="Times New Roman"/>
          <w:b/>
          <w:sz w:val="32"/>
          <w:szCs w:val="32"/>
          <w:lang w:val="en-US"/>
        </w:rPr>
        <w:t>130</w:t>
      </w:r>
      <w:r w:rsidR="0041114A">
        <w:rPr>
          <w:rFonts w:asciiTheme="majorHAnsi" w:hAnsiTheme="majorHAnsi" w:cs="Times New Roman"/>
          <w:sz w:val="32"/>
          <w:szCs w:val="32"/>
          <w:lang w:val="en-US"/>
        </w:rPr>
        <w:t xml:space="preserve"> </w:t>
      </w:r>
      <w:r w:rsidR="00551ECB">
        <w:rPr>
          <w:rFonts w:asciiTheme="majorHAnsi" w:hAnsiTheme="majorHAnsi" w:cs="Times New Roman"/>
          <w:sz w:val="32"/>
          <w:szCs w:val="32"/>
          <w:lang w:val="en-US"/>
        </w:rPr>
        <w:t>c</w:t>
      </w:r>
      <w:r w:rsidRPr="004E5A5B">
        <w:rPr>
          <w:rFonts w:asciiTheme="majorHAnsi" w:hAnsiTheme="majorHAnsi" w:cs="Times New Roman"/>
          <w:sz w:val="32"/>
          <w:szCs w:val="32"/>
          <w:lang w:val="en-US"/>
        </w:rPr>
        <w:t>m</w:t>
      </w:r>
    </w:p>
    <w:p w:rsidR="006116C4" w:rsidRPr="00A853E1" w:rsidRDefault="00505B29" w:rsidP="00A853E1">
      <w:pPr>
        <w:spacing w:after="120"/>
        <w:ind w:left="6237" w:hanging="6237"/>
        <w:rPr>
          <w:rFonts w:asciiTheme="majorHAnsi" w:hAnsiTheme="majorHAnsi" w:cs="Times New Roman"/>
          <w:b/>
          <w:i/>
          <w:sz w:val="28"/>
          <w:szCs w:val="28"/>
          <w:lang w:val="en-US"/>
        </w:rPr>
      </w:pPr>
      <w:r w:rsidRPr="00A853E1">
        <w:rPr>
          <w:rFonts w:asciiTheme="majorHAnsi" w:hAnsiTheme="majorHAnsi" w:cs="Times New Roman"/>
          <w:b/>
          <w:caps/>
          <w:sz w:val="28"/>
          <w:szCs w:val="28"/>
          <w:lang w:val="en-US"/>
        </w:rPr>
        <w:t>I. Site characteristics</w:t>
      </w:r>
      <w:r w:rsidR="006B1DAF" w:rsidRPr="00A853E1">
        <w:rPr>
          <w:rFonts w:asciiTheme="majorHAnsi" w:hAnsiTheme="majorHAnsi" w:cs="Times New Roman"/>
          <w:b/>
          <w:caps/>
          <w:sz w:val="28"/>
          <w:szCs w:val="28"/>
          <w:lang w:val="en-US"/>
        </w:rPr>
        <w:t xml:space="preserve"> </w:t>
      </w:r>
    </w:p>
    <w:tbl>
      <w:tblPr>
        <w:tblStyle w:val="TableGrid"/>
        <w:tblpPr w:leftFromText="180" w:rightFromText="180" w:vertAnchor="text" w:tblpY="1"/>
        <w:tblOverlap w:val="never"/>
        <w:tblW w:w="1587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16"/>
        <w:gridCol w:w="1280"/>
        <w:gridCol w:w="709"/>
        <w:gridCol w:w="1985"/>
        <w:gridCol w:w="1417"/>
        <w:gridCol w:w="1276"/>
        <w:gridCol w:w="1559"/>
        <w:gridCol w:w="1843"/>
        <w:gridCol w:w="1417"/>
        <w:gridCol w:w="1418"/>
        <w:gridCol w:w="1954"/>
      </w:tblGrid>
      <w:tr w:rsidR="00547898" w:rsidRPr="00FB0696" w:rsidTr="005219C0">
        <w:trPr>
          <w:trHeight w:val="397"/>
        </w:trPr>
        <w:tc>
          <w:tcPr>
            <w:tcW w:w="1016" w:type="dxa"/>
            <w:vAlign w:val="center"/>
          </w:tcPr>
          <w:p w:rsidR="00547898" w:rsidRPr="00FB0696" w:rsidRDefault="00547898" w:rsidP="006D69D1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>
              <w:rPr>
                <w:rFonts w:asciiTheme="majorHAnsi" w:hAnsiTheme="majorHAnsi" w:cs="Times New Roman"/>
                <w:b/>
                <w:lang w:val="en-US"/>
              </w:rPr>
              <w:t>Land use</w:t>
            </w:r>
          </w:p>
        </w:tc>
        <w:tc>
          <w:tcPr>
            <w:tcW w:w="1280" w:type="dxa"/>
            <w:vAlign w:val="center"/>
          </w:tcPr>
          <w:p w:rsidR="00547898" w:rsidRPr="00FB0696" w:rsidRDefault="00547898" w:rsidP="00454144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FB0696">
              <w:rPr>
                <w:rFonts w:asciiTheme="majorHAnsi" w:hAnsiTheme="majorHAnsi" w:cs="Times New Roman"/>
                <w:b/>
                <w:lang w:val="en-US"/>
              </w:rPr>
              <w:t xml:space="preserve">Slope </w:t>
            </w:r>
          </w:p>
        </w:tc>
        <w:tc>
          <w:tcPr>
            <w:tcW w:w="709" w:type="dxa"/>
            <w:vAlign w:val="center"/>
          </w:tcPr>
          <w:p w:rsidR="00547898" w:rsidRPr="00FB0696" w:rsidRDefault="00547898" w:rsidP="00454144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FB0696">
              <w:rPr>
                <w:rFonts w:asciiTheme="majorHAnsi" w:hAnsiTheme="majorHAnsi" w:cs="Times New Roman"/>
                <w:b/>
                <w:lang w:val="en-US"/>
              </w:rPr>
              <w:t>Slope</w:t>
            </w:r>
          </w:p>
        </w:tc>
        <w:tc>
          <w:tcPr>
            <w:tcW w:w="1985" w:type="dxa"/>
            <w:vAlign w:val="center"/>
          </w:tcPr>
          <w:p w:rsidR="00547898" w:rsidRPr="00FB0696" w:rsidRDefault="00547898" w:rsidP="00454144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FB0696">
              <w:rPr>
                <w:rFonts w:asciiTheme="majorHAnsi" w:hAnsiTheme="majorHAnsi" w:cs="Times New Roman"/>
                <w:b/>
                <w:lang w:val="en-US"/>
              </w:rPr>
              <w:t>Parent material</w:t>
            </w:r>
          </w:p>
        </w:tc>
        <w:tc>
          <w:tcPr>
            <w:tcW w:w="2693" w:type="dxa"/>
            <w:gridSpan w:val="2"/>
            <w:vAlign w:val="center"/>
          </w:tcPr>
          <w:p w:rsidR="00547898" w:rsidRPr="00FB0696" w:rsidRDefault="00547898" w:rsidP="00454144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>
              <w:rPr>
                <w:rFonts w:asciiTheme="majorHAnsi" w:hAnsiTheme="majorHAnsi" w:cs="Times New Roman"/>
                <w:b/>
                <w:lang w:val="en-US"/>
              </w:rPr>
              <w:t>Erosion</w:t>
            </w:r>
          </w:p>
        </w:tc>
        <w:tc>
          <w:tcPr>
            <w:tcW w:w="4819" w:type="dxa"/>
            <w:gridSpan w:val="3"/>
            <w:vAlign w:val="center"/>
          </w:tcPr>
          <w:p w:rsidR="00547898" w:rsidRPr="00FB0696" w:rsidRDefault="00547898" w:rsidP="00454144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FB0696">
              <w:rPr>
                <w:rFonts w:asciiTheme="majorHAnsi" w:hAnsiTheme="majorHAnsi" w:cs="Times New Roman"/>
                <w:b/>
                <w:lang w:val="en-US"/>
              </w:rPr>
              <w:t>Surf</w:t>
            </w:r>
            <w:r w:rsidR="00551ECB">
              <w:rPr>
                <w:rFonts w:asciiTheme="majorHAnsi" w:hAnsiTheme="majorHAnsi" w:cs="Times New Roman"/>
                <w:b/>
                <w:lang w:val="en-US"/>
              </w:rPr>
              <w:t>ace</w:t>
            </w:r>
            <w:r w:rsidRPr="00FB0696">
              <w:rPr>
                <w:rFonts w:asciiTheme="majorHAnsi" w:hAnsiTheme="majorHAnsi" w:cs="Times New Roman"/>
                <w:b/>
                <w:lang w:val="en-US"/>
              </w:rPr>
              <w:t xml:space="preserve"> cracks</w:t>
            </w:r>
          </w:p>
        </w:tc>
        <w:tc>
          <w:tcPr>
            <w:tcW w:w="3372" w:type="dxa"/>
            <w:gridSpan w:val="2"/>
            <w:vAlign w:val="center"/>
          </w:tcPr>
          <w:p w:rsidR="00547898" w:rsidRPr="00FB0696" w:rsidRDefault="00547898" w:rsidP="000B3C1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FB0696">
              <w:rPr>
                <w:rFonts w:asciiTheme="majorHAnsi" w:hAnsiTheme="majorHAnsi" w:cs="Times New Roman"/>
                <w:b/>
                <w:lang w:val="en-US"/>
              </w:rPr>
              <w:t>Salt characteristics</w:t>
            </w:r>
          </w:p>
        </w:tc>
      </w:tr>
      <w:tr w:rsidR="005219C0" w:rsidRPr="006B1DAF" w:rsidTr="005219C0">
        <w:trPr>
          <w:trHeight w:val="397"/>
        </w:trPr>
        <w:tc>
          <w:tcPr>
            <w:tcW w:w="1016" w:type="dxa"/>
            <w:vAlign w:val="center"/>
          </w:tcPr>
          <w:p w:rsidR="00547898" w:rsidRPr="006B1DAF" w:rsidRDefault="00547898" w:rsidP="006D69D1">
            <w:pPr>
              <w:jc w:val="center"/>
              <w:rPr>
                <w:rFonts w:asciiTheme="majorHAnsi" w:hAnsiTheme="majorHAnsi" w:cs="Times New Roman"/>
                <w:i/>
                <w:lang w:val="en-US"/>
              </w:rPr>
            </w:pPr>
            <w:r>
              <w:rPr>
                <w:rFonts w:asciiTheme="majorHAnsi" w:hAnsiTheme="majorHAnsi" w:cs="Times New Roman"/>
                <w:i/>
                <w:lang w:val="en-US"/>
              </w:rPr>
              <w:t>Type (1)</w:t>
            </w:r>
          </w:p>
        </w:tc>
        <w:tc>
          <w:tcPr>
            <w:tcW w:w="1280" w:type="dxa"/>
            <w:vAlign w:val="center"/>
          </w:tcPr>
          <w:p w:rsidR="00547898" w:rsidRPr="006B1DAF" w:rsidRDefault="00547898" w:rsidP="00454144">
            <w:pPr>
              <w:jc w:val="center"/>
              <w:rPr>
                <w:rFonts w:asciiTheme="majorHAnsi" w:hAnsiTheme="majorHAnsi" w:cs="Times New Roman"/>
                <w:i/>
                <w:lang w:val="en-US"/>
              </w:rPr>
            </w:pPr>
            <w:r w:rsidRPr="006B1DAF">
              <w:rPr>
                <w:rFonts w:asciiTheme="majorHAnsi" w:hAnsiTheme="majorHAnsi" w:cs="Times New Roman"/>
                <w:i/>
                <w:lang w:val="en-US"/>
              </w:rPr>
              <w:t>Position</w:t>
            </w:r>
            <w:r>
              <w:rPr>
                <w:rFonts w:asciiTheme="majorHAnsi" w:hAnsiTheme="majorHAnsi" w:cs="Times New Roman"/>
                <w:i/>
                <w:lang w:val="en-US"/>
              </w:rPr>
              <w:t xml:space="preserve"> (1)</w:t>
            </w:r>
          </w:p>
        </w:tc>
        <w:tc>
          <w:tcPr>
            <w:tcW w:w="709" w:type="dxa"/>
            <w:vAlign w:val="center"/>
          </w:tcPr>
          <w:p w:rsidR="00547898" w:rsidRPr="00390757" w:rsidRDefault="00547898" w:rsidP="00454144">
            <w:pPr>
              <w:jc w:val="center"/>
              <w:rPr>
                <w:rFonts w:asciiTheme="majorHAnsi" w:hAnsiTheme="majorHAnsi" w:cs="Times New Roman"/>
                <w:i/>
                <w:lang w:val="en-US"/>
              </w:rPr>
            </w:pPr>
            <w:r w:rsidRPr="00390757">
              <w:rPr>
                <w:rFonts w:asciiTheme="majorHAnsi" w:hAnsiTheme="majorHAnsi" w:cs="Times New Roman"/>
                <w:i/>
                <w:lang w:val="en-US"/>
              </w:rPr>
              <w:t>% (1)</w:t>
            </w:r>
          </w:p>
        </w:tc>
        <w:tc>
          <w:tcPr>
            <w:tcW w:w="1985" w:type="dxa"/>
            <w:vAlign w:val="center"/>
          </w:tcPr>
          <w:p w:rsidR="00547898" w:rsidRPr="006B1DAF" w:rsidRDefault="00547898" w:rsidP="00454144">
            <w:pPr>
              <w:jc w:val="center"/>
              <w:rPr>
                <w:rFonts w:asciiTheme="majorHAnsi" w:hAnsiTheme="majorHAnsi" w:cs="Times New Roman"/>
                <w:i/>
                <w:lang w:val="en-US"/>
              </w:rPr>
            </w:pPr>
            <w:r>
              <w:rPr>
                <w:rFonts w:asciiTheme="majorHAnsi" w:hAnsiTheme="majorHAnsi" w:cs="Times New Roman"/>
                <w:i/>
                <w:lang w:val="en-US"/>
              </w:rPr>
              <w:t>Consol./</w:t>
            </w:r>
            <w:proofErr w:type="spellStart"/>
            <w:r>
              <w:rPr>
                <w:rFonts w:asciiTheme="majorHAnsi" w:hAnsiTheme="majorHAnsi" w:cs="Times New Roman"/>
                <w:i/>
                <w:lang w:val="en-US"/>
              </w:rPr>
              <w:t>Unconsol</w:t>
            </w:r>
            <w:proofErr w:type="spellEnd"/>
            <w:r>
              <w:rPr>
                <w:rFonts w:asciiTheme="majorHAnsi" w:hAnsiTheme="majorHAnsi" w:cs="Times New Roman"/>
                <w:i/>
                <w:lang w:val="en-US"/>
              </w:rPr>
              <w:t xml:space="preserve"> (1)</w:t>
            </w:r>
          </w:p>
        </w:tc>
        <w:tc>
          <w:tcPr>
            <w:tcW w:w="1417" w:type="dxa"/>
            <w:vAlign w:val="center"/>
          </w:tcPr>
          <w:p w:rsidR="00547898" w:rsidRPr="006B1DAF" w:rsidRDefault="00547898" w:rsidP="00454144">
            <w:pPr>
              <w:jc w:val="center"/>
              <w:rPr>
                <w:rFonts w:asciiTheme="majorHAnsi" w:hAnsiTheme="majorHAnsi" w:cs="Times New Roman"/>
                <w:i/>
                <w:lang w:val="en-US"/>
              </w:rPr>
            </w:pPr>
            <w:r w:rsidRPr="006B1DAF">
              <w:rPr>
                <w:rFonts w:asciiTheme="majorHAnsi" w:hAnsiTheme="majorHAnsi" w:cs="Times New Roman"/>
                <w:i/>
                <w:lang w:val="en-US"/>
              </w:rPr>
              <w:t>Category</w:t>
            </w:r>
            <w:r>
              <w:rPr>
                <w:rFonts w:asciiTheme="majorHAnsi" w:hAnsiTheme="majorHAnsi" w:cs="Times New Roman"/>
                <w:i/>
                <w:lang w:val="en-US"/>
              </w:rPr>
              <w:t xml:space="preserve"> (1)</w:t>
            </w:r>
          </w:p>
        </w:tc>
        <w:tc>
          <w:tcPr>
            <w:tcW w:w="1276" w:type="dxa"/>
            <w:vAlign w:val="center"/>
          </w:tcPr>
          <w:p w:rsidR="00547898" w:rsidRPr="006B1DAF" w:rsidRDefault="00547898" w:rsidP="00547898">
            <w:pPr>
              <w:jc w:val="center"/>
              <w:rPr>
                <w:rFonts w:asciiTheme="majorHAnsi" w:hAnsiTheme="majorHAnsi" w:cs="Times New Roman"/>
                <w:i/>
                <w:lang w:val="en-US"/>
              </w:rPr>
            </w:pPr>
            <w:r>
              <w:rPr>
                <w:rFonts w:asciiTheme="majorHAnsi" w:hAnsiTheme="majorHAnsi" w:cs="Times New Roman"/>
                <w:i/>
                <w:lang w:val="en-US"/>
              </w:rPr>
              <w:t>Degree (1)</w:t>
            </w:r>
          </w:p>
        </w:tc>
        <w:tc>
          <w:tcPr>
            <w:tcW w:w="1559" w:type="dxa"/>
            <w:vAlign w:val="center"/>
          </w:tcPr>
          <w:p w:rsidR="00547898" w:rsidRPr="006B1DAF" w:rsidRDefault="00547898" w:rsidP="00454144">
            <w:pPr>
              <w:jc w:val="center"/>
              <w:rPr>
                <w:rFonts w:asciiTheme="majorHAnsi" w:hAnsiTheme="majorHAnsi" w:cs="Times New Roman"/>
                <w:i/>
                <w:lang w:val="en-US"/>
              </w:rPr>
            </w:pPr>
            <w:r w:rsidRPr="006B1DAF">
              <w:rPr>
                <w:rFonts w:asciiTheme="majorHAnsi" w:hAnsiTheme="majorHAnsi" w:cs="Times New Roman"/>
                <w:i/>
                <w:lang w:val="en-US"/>
              </w:rPr>
              <w:t>Width</w:t>
            </w:r>
            <w:r>
              <w:rPr>
                <w:rFonts w:asciiTheme="majorHAnsi" w:hAnsiTheme="majorHAnsi" w:cs="Times New Roman"/>
                <w:i/>
                <w:lang w:val="en-US"/>
              </w:rPr>
              <w:t xml:space="preserve"> (cm) (1)</w:t>
            </w:r>
          </w:p>
        </w:tc>
        <w:tc>
          <w:tcPr>
            <w:tcW w:w="1843" w:type="dxa"/>
            <w:vAlign w:val="center"/>
          </w:tcPr>
          <w:p w:rsidR="00547898" w:rsidRPr="006B1DAF" w:rsidRDefault="00547898" w:rsidP="00454144">
            <w:pPr>
              <w:jc w:val="center"/>
              <w:rPr>
                <w:rFonts w:asciiTheme="majorHAnsi" w:hAnsiTheme="majorHAnsi" w:cs="Times New Roman"/>
                <w:i/>
                <w:lang w:val="en-US"/>
              </w:rPr>
            </w:pPr>
            <w:r w:rsidRPr="006B1DAF">
              <w:rPr>
                <w:rFonts w:asciiTheme="majorHAnsi" w:hAnsiTheme="majorHAnsi" w:cs="Times New Roman"/>
                <w:i/>
                <w:lang w:val="en-US"/>
              </w:rPr>
              <w:t>Depth</w:t>
            </w:r>
            <w:r>
              <w:rPr>
                <w:rFonts w:asciiTheme="majorHAnsi" w:hAnsiTheme="majorHAnsi" w:cs="Times New Roman"/>
                <w:i/>
                <w:lang w:val="en-US"/>
              </w:rPr>
              <w:t xml:space="preserve"> (cm) (1)</w:t>
            </w:r>
          </w:p>
        </w:tc>
        <w:tc>
          <w:tcPr>
            <w:tcW w:w="1417" w:type="dxa"/>
            <w:vAlign w:val="center"/>
          </w:tcPr>
          <w:p w:rsidR="00547898" w:rsidRPr="006B1DAF" w:rsidRDefault="00547898" w:rsidP="00454144">
            <w:pPr>
              <w:jc w:val="center"/>
              <w:rPr>
                <w:rFonts w:asciiTheme="majorHAnsi" w:hAnsiTheme="majorHAnsi" w:cs="Times New Roman"/>
                <w:i/>
                <w:lang w:val="en-US"/>
              </w:rPr>
            </w:pPr>
            <w:r w:rsidRPr="006B1DAF">
              <w:rPr>
                <w:rFonts w:asciiTheme="majorHAnsi" w:hAnsiTheme="majorHAnsi" w:cs="Times New Roman"/>
                <w:i/>
                <w:lang w:val="en-US"/>
              </w:rPr>
              <w:t>Dist.</w:t>
            </w:r>
            <w:r>
              <w:rPr>
                <w:rFonts w:asciiTheme="majorHAnsi" w:hAnsiTheme="majorHAnsi" w:cs="Times New Roman"/>
                <w:i/>
                <w:lang w:val="en-US"/>
              </w:rPr>
              <w:t xml:space="preserve"> (m) (1)</w:t>
            </w:r>
          </w:p>
        </w:tc>
        <w:tc>
          <w:tcPr>
            <w:tcW w:w="1418" w:type="dxa"/>
            <w:vAlign w:val="center"/>
          </w:tcPr>
          <w:p w:rsidR="00547898" w:rsidRPr="006B1DAF" w:rsidRDefault="00547898" w:rsidP="00454144">
            <w:pPr>
              <w:jc w:val="center"/>
              <w:rPr>
                <w:rFonts w:asciiTheme="majorHAnsi" w:hAnsiTheme="majorHAnsi" w:cs="Times New Roman"/>
                <w:i/>
                <w:lang w:val="en-US"/>
              </w:rPr>
            </w:pPr>
            <w:r w:rsidRPr="006B1DAF">
              <w:rPr>
                <w:rFonts w:asciiTheme="majorHAnsi" w:hAnsiTheme="majorHAnsi" w:cs="Times New Roman"/>
                <w:i/>
                <w:lang w:val="en-US"/>
              </w:rPr>
              <w:t>Cover (%)</w:t>
            </w:r>
            <w:r>
              <w:rPr>
                <w:rFonts w:asciiTheme="majorHAnsi" w:hAnsiTheme="majorHAnsi" w:cs="Times New Roman"/>
                <w:i/>
                <w:lang w:val="en-US"/>
              </w:rPr>
              <w:t xml:space="preserve"> (1)</w:t>
            </w:r>
          </w:p>
        </w:tc>
        <w:tc>
          <w:tcPr>
            <w:tcW w:w="1954" w:type="dxa"/>
            <w:vAlign w:val="center"/>
          </w:tcPr>
          <w:p w:rsidR="00547898" w:rsidRPr="006B1DAF" w:rsidRDefault="00547898" w:rsidP="00454144">
            <w:pPr>
              <w:jc w:val="center"/>
              <w:rPr>
                <w:rFonts w:asciiTheme="majorHAnsi" w:hAnsiTheme="majorHAnsi" w:cs="Times New Roman"/>
                <w:i/>
                <w:lang w:val="en-US"/>
              </w:rPr>
            </w:pPr>
            <w:r w:rsidRPr="006B1DAF">
              <w:rPr>
                <w:rFonts w:asciiTheme="majorHAnsi" w:hAnsiTheme="majorHAnsi" w:cs="Times New Roman"/>
                <w:i/>
                <w:lang w:val="en-US"/>
              </w:rPr>
              <w:t>Thickness (mm)</w:t>
            </w:r>
            <w:r>
              <w:rPr>
                <w:rFonts w:asciiTheme="majorHAnsi" w:hAnsiTheme="majorHAnsi" w:cs="Times New Roman"/>
                <w:i/>
                <w:lang w:val="en-US"/>
              </w:rPr>
              <w:t xml:space="preserve"> (1)</w:t>
            </w:r>
          </w:p>
        </w:tc>
      </w:tr>
      <w:tr w:rsidR="000D63E1" w:rsidRPr="00FB0696" w:rsidTr="005219C0">
        <w:trPr>
          <w:trHeight w:val="340"/>
        </w:trPr>
        <w:tc>
          <w:tcPr>
            <w:tcW w:w="1016" w:type="dxa"/>
            <w:vAlign w:val="center"/>
          </w:tcPr>
          <w:p w:rsidR="000D63E1" w:rsidRPr="00547898" w:rsidRDefault="003E6B5D" w:rsidP="000D63E1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>
              <w:rPr>
                <w:rFonts w:asciiTheme="majorHAnsi" w:hAnsiTheme="majorHAnsi" w:cs="Times New Roman"/>
                <w:b/>
                <w:lang w:val="en-US"/>
              </w:rPr>
              <w:t>A</w:t>
            </w:r>
          </w:p>
        </w:tc>
        <w:tc>
          <w:tcPr>
            <w:tcW w:w="1280" w:type="dxa"/>
            <w:vAlign w:val="center"/>
          </w:tcPr>
          <w:p w:rsidR="000D63E1" w:rsidRPr="00547898" w:rsidRDefault="000D63E1" w:rsidP="000D63E1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>
              <w:rPr>
                <w:rFonts w:asciiTheme="majorHAnsi" w:hAnsiTheme="majorHAnsi" w:cs="Times New Roman"/>
                <w:b/>
                <w:lang w:val="en-US"/>
              </w:rPr>
              <w:t>LS</w:t>
            </w:r>
          </w:p>
        </w:tc>
        <w:tc>
          <w:tcPr>
            <w:tcW w:w="709" w:type="dxa"/>
            <w:vAlign w:val="center"/>
          </w:tcPr>
          <w:p w:rsidR="000D63E1" w:rsidRPr="00547898" w:rsidRDefault="000D63E1" w:rsidP="000D63E1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>
              <w:rPr>
                <w:rFonts w:asciiTheme="majorHAnsi" w:hAnsiTheme="majorHAnsi" w:cs="Times New Roman"/>
                <w:b/>
                <w:lang w:val="en-US"/>
              </w:rPr>
              <w:t>04</w:t>
            </w:r>
          </w:p>
        </w:tc>
        <w:tc>
          <w:tcPr>
            <w:tcW w:w="1985" w:type="dxa"/>
            <w:vAlign w:val="center"/>
          </w:tcPr>
          <w:p w:rsidR="000D63E1" w:rsidRPr="00547898" w:rsidRDefault="000D63E1" w:rsidP="000D63E1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>
              <w:rPr>
                <w:rFonts w:asciiTheme="majorHAnsi" w:hAnsiTheme="majorHAnsi" w:cs="Times New Roman"/>
                <w:b/>
                <w:lang w:val="en-US"/>
              </w:rPr>
              <w:t>UE</w:t>
            </w:r>
          </w:p>
        </w:tc>
        <w:tc>
          <w:tcPr>
            <w:tcW w:w="1417" w:type="dxa"/>
            <w:vAlign w:val="center"/>
          </w:tcPr>
          <w:p w:rsidR="000D63E1" w:rsidRPr="00547898" w:rsidRDefault="000D63E1" w:rsidP="000D63E1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>
              <w:rPr>
                <w:rFonts w:asciiTheme="majorHAnsi" w:hAnsiTheme="majorHAnsi" w:cs="Times New Roman"/>
                <w:b/>
                <w:lang w:val="en-US"/>
              </w:rPr>
              <w:t>N</w:t>
            </w:r>
          </w:p>
        </w:tc>
        <w:tc>
          <w:tcPr>
            <w:tcW w:w="1276" w:type="dxa"/>
          </w:tcPr>
          <w:p w:rsidR="000D63E1" w:rsidRPr="00547898" w:rsidRDefault="000D63E1" w:rsidP="000D63E1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>
              <w:rPr>
                <w:rFonts w:ascii="Cambria Math" w:hAnsi="Cambria Math" w:cs="Cambria Math"/>
              </w:rPr>
              <w:t>⊘</w:t>
            </w:r>
          </w:p>
        </w:tc>
        <w:tc>
          <w:tcPr>
            <w:tcW w:w="1559" w:type="dxa"/>
            <w:vAlign w:val="center"/>
          </w:tcPr>
          <w:p w:rsidR="000D63E1" w:rsidRPr="00547898" w:rsidRDefault="000D63E1" w:rsidP="000D63E1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>
              <w:rPr>
                <w:rFonts w:ascii="Cambria Math" w:hAnsi="Cambria Math" w:cs="Cambria Math"/>
              </w:rPr>
              <w:t>⊘</w:t>
            </w:r>
          </w:p>
        </w:tc>
        <w:tc>
          <w:tcPr>
            <w:tcW w:w="1843" w:type="dxa"/>
            <w:vAlign w:val="center"/>
          </w:tcPr>
          <w:p w:rsidR="000D63E1" w:rsidRPr="00547898" w:rsidRDefault="000D63E1" w:rsidP="000D63E1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>
              <w:rPr>
                <w:rFonts w:ascii="Cambria Math" w:hAnsi="Cambria Math" w:cs="Cambria Math"/>
              </w:rPr>
              <w:t>⊘</w:t>
            </w:r>
          </w:p>
        </w:tc>
        <w:tc>
          <w:tcPr>
            <w:tcW w:w="1417" w:type="dxa"/>
            <w:vAlign w:val="center"/>
          </w:tcPr>
          <w:p w:rsidR="000D63E1" w:rsidRPr="00547898" w:rsidRDefault="000D63E1" w:rsidP="000D63E1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>
              <w:rPr>
                <w:rFonts w:ascii="Cambria Math" w:hAnsi="Cambria Math" w:cs="Cambria Math"/>
              </w:rPr>
              <w:t>⊘</w:t>
            </w:r>
          </w:p>
        </w:tc>
        <w:tc>
          <w:tcPr>
            <w:tcW w:w="1418" w:type="dxa"/>
            <w:vAlign w:val="center"/>
          </w:tcPr>
          <w:p w:rsidR="000D63E1" w:rsidRPr="00547898" w:rsidRDefault="000D63E1" w:rsidP="000D63E1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>
              <w:rPr>
                <w:rFonts w:asciiTheme="majorHAnsi" w:hAnsiTheme="majorHAnsi" w:cs="Times New Roman"/>
                <w:b/>
                <w:lang w:val="en-US"/>
              </w:rPr>
              <w:t>0</w:t>
            </w:r>
          </w:p>
        </w:tc>
        <w:tc>
          <w:tcPr>
            <w:tcW w:w="1954" w:type="dxa"/>
            <w:vAlign w:val="center"/>
          </w:tcPr>
          <w:p w:rsidR="000D63E1" w:rsidRPr="00547898" w:rsidRDefault="000D63E1" w:rsidP="000D63E1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>
              <w:rPr>
                <w:rFonts w:asciiTheme="majorHAnsi" w:hAnsiTheme="majorHAnsi" w:cs="Times New Roman"/>
                <w:b/>
                <w:lang w:val="en-US"/>
              </w:rPr>
              <w:t>N</w:t>
            </w:r>
          </w:p>
        </w:tc>
      </w:tr>
    </w:tbl>
    <w:p w:rsidR="00DE27F7" w:rsidRPr="00A853E1" w:rsidRDefault="0059362D" w:rsidP="00390757">
      <w:pPr>
        <w:spacing w:before="120" w:after="120"/>
        <w:rPr>
          <w:rFonts w:asciiTheme="majorHAnsi" w:hAnsiTheme="majorHAnsi" w:cs="Times New Roman"/>
          <w:b/>
          <w:caps/>
          <w:sz w:val="28"/>
          <w:szCs w:val="28"/>
          <w:lang w:val="en-US"/>
        </w:rPr>
      </w:pPr>
      <w:r w:rsidRPr="00A853E1">
        <w:rPr>
          <w:rFonts w:asciiTheme="majorHAnsi" w:hAnsiTheme="majorHAnsi" w:cs="Times New Roman"/>
          <w:b/>
          <w:caps/>
          <w:sz w:val="28"/>
          <w:szCs w:val="28"/>
          <w:lang w:val="en-US"/>
        </w:rPr>
        <w:t>I</w:t>
      </w:r>
      <w:r w:rsidR="00892B88" w:rsidRPr="00A853E1">
        <w:rPr>
          <w:rFonts w:asciiTheme="majorHAnsi" w:hAnsiTheme="majorHAnsi" w:cs="Times New Roman"/>
          <w:b/>
          <w:caps/>
          <w:sz w:val="28"/>
          <w:szCs w:val="28"/>
          <w:lang w:val="en-US"/>
        </w:rPr>
        <w:t xml:space="preserve">I. </w:t>
      </w:r>
      <w:r w:rsidR="00A22D9A" w:rsidRPr="00A853E1">
        <w:rPr>
          <w:rFonts w:asciiTheme="majorHAnsi" w:hAnsiTheme="majorHAnsi" w:cs="Times New Roman"/>
          <w:b/>
          <w:caps/>
          <w:sz w:val="28"/>
          <w:szCs w:val="28"/>
          <w:lang w:val="en-US"/>
        </w:rPr>
        <w:t xml:space="preserve">Soil </w:t>
      </w:r>
      <w:commentRangeStart w:id="12"/>
      <w:r w:rsidR="00A22D9A" w:rsidRPr="00A853E1">
        <w:rPr>
          <w:rFonts w:asciiTheme="majorHAnsi" w:hAnsiTheme="majorHAnsi" w:cs="Times New Roman"/>
          <w:b/>
          <w:caps/>
          <w:sz w:val="28"/>
          <w:szCs w:val="28"/>
          <w:lang w:val="en-US"/>
        </w:rPr>
        <w:t>Description</w:t>
      </w:r>
      <w:commentRangeEnd w:id="12"/>
      <w:r w:rsidR="00D37545">
        <w:rPr>
          <w:rStyle w:val="CommentReference"/>
        </w:rPr>
        <w:commentReference w:id="12"/>
      </w:r>
    </w:p>
    <w:tbl>
      <w:tblPr>
        <w:tblStyle w:val="TableGrid"/>
        <w:tblW w:w="15876" w:type="dxa"/>
        <w:tblInd w:w="57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09"/>
        <w:gridCol w:w="709"/>
        <w:gridCol w:w="850"/>
        <w:gridCol w:w="502"/>
        <w:gridCol w:w="1165"/>
        <w:gridCol w:w="727"/>
        <w:gridCol w:w="720"/>
        <w:gridCol w:w="874"/>
        <w:gridCol w:w="729"/>
        <w:gridCol w:w="873"/>
        <w:gridCol w:w="931"/>
        <w:gridCol w:w="904"/>
        <w:gridCol w:w="778"/>
        <w:gridCol w:w="740"/>
        <w:gridCol w:w="720"/>
        <w:gridCol w:w="727"/>
        <w:gridCol w:w="735"/>
        <w:gridCol w:w="1318"/>
        <w:gridCol w:w="1165"/>
      </w:tblGrid>
      <w:tr w:rsidR="001C080D" w:rsidRPr="00FB0696" w:rsidTr="005219C0">
        <w:trPr>
          <w:trHeight w:val="340"/>
        </w:trPr>
        <w:tc>
          <w:tcPr>
            <w:tcW w:w="2770" w:type="dxa"/>
            <w:gridSpan w:val="4"/>
            <w:vAlign w:val="center"/>
          </w:tcPr>
          <w:p w:rsidR="001C080D" w:rsidRPr="00FB0696" w:rsidRDefault="001C080D" w:rsidP="007A3229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FB0696">
              <w:rPr>
                <w:rFonts w:asciiTheme="majorHAnsi" w:hAnsiTheme="majorHAnsi" w:cs="Times New Roman"/>
                <w:b/>
                <w:lang w:val="en-US"/>
              </w:rPr>
              <w:t>Horizon</w:t>
            </w:r>
          </w:p>
        </w:tc>
        <w:tc>
          <w:tcPr>
            <w:tcW w:w="2612" w:type="dxa"/>
            <w:gridSpan w:val="3"/>
            <w:vAlign w:val="center"/>
          </w:tcPr>
          <w:p w:rsidR="001C080D" w:rsidRPr="00FB0696" w:rsidRDefault="001C080D" w:rsidP="007A3229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FB0696">
              <w:rPr>
                <w:rFonts w:asciiTheme="majorHAnsi" w:hAnsiTheme="majorHAnsi" w:cs="Times New Roman"/>
                <w:b/>
                <w:lang w:val="en-US"/>
              </w:rPr>
              <w:t>Boundary</w:t>
            </w:r>
          </w:p>
        </w:tc>
        <w:tc>
          <w:tcPr>
            <w:tcW w:w="2476" w:type="dxa"/>
            <w:gridSpan w:val="3"/>
            <w:vAlign w:val="center"/>
          </w:tcPr>
          <w:p w:rsidR="001C080D" w:rsidRPr="00FB0696" w:rsidRDefault="001C080D" w:rsidP="007A3229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FB0696">
              <w:rPr>
                <w:rFonts w:asciiTheme="majorHAnsi" w:hAnsiTheme="majorHAnsi" w:cs="Times New Roman"/>
                <w:b/>
                <w:lang w:val="en-US"/>
              </w:rPr>
              <w:t>Soil color</w:t>
            </w:r>
          </w:p>
        </w:tc>
        <w:tc>
          <w:tcPr>
            <w:tcW w:w="1835" w:type="dxa"/>
            <w:gridSpan w:val="2"/>
            <w:vAlign w:val="center"/>
          </w:tcPr>
          <w:p w:rsidR="001C080D" w:rsidRPr="00FB0696" w:rsidRDefault="001C080D" w:rsidP="007A3229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FB0696">
              <w:rPr>
                <w:rFonts w:asciiTheme="majorHAnsi" w:hAnsiTheme="majorHAnsi" w:cs="Times New Roman"/>
                <w:b/>
                <w:lang w:val="en-US"/>
              </w:rPr>
              <w:t>Carbonates</w:t>
            </w:r>
          </w:p>
        </w:tc>
        <w:tc>
          <w:tcPr>
            <w:tcW w:w="2238" w:type="dxa"/>
            <w:gridSpan w:val="3"/>
            <w:vAlign w:val="center"/>
          </w:tcPr>
          <w:p w:rsidR="001C080D" w:rsidRPr="00FB0696" w:rsidRDefault="001C080D" w:rsidP="007A3229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FB0696">
              <w:rPr>
                <w:rFonts w:asciiTheme="majorHAnsi" w:hAnsiTheme="majorHAnsi" w:cs="Times New Roman"/>
                <w:b/>
                <w:lang w:val="en-US"/>
              </w:rPr>
              <w:t>Texture</w:t>
            </w:r>
          </w:p>
        </w:tc>
        <w:tc>
          <w:tcPr>
            <w:tcW w:w="1462" w:type="dxa"/>
            <w:gridSpan w:val="2"/>
            <w:vAlign w:val="center"/>
          </w:tcPr>
          <w:p w:rsidR="001C080D" w:rsidRPr="00FB0696" w:rsidRDefault="001C080D" w:rsidP="007A3229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FB0696">
              <w:rPr>
                <w:rFonts w:asciiTheme="majorHAnsi" w:hAnsiTheme="majorHAnsi" w:cs="Times New Roman"/>
                <w:b/>
                <w:lang w:val="en-US"/>
              </w:rPr>
              <w:t>Structure</w:t>
            </w:r>
          </w:p>
        </w:tc>
        <w:tc>
          <w:tcPr>
            <w:tcW w:w="1318" w:type="dxa"/>
            <w:vAlign w:val="center"/>
          </w:tcPr>
          <w:p w:rsidR="001C080D" w:rsidRPr="00FB0696" w:rsidRDefault="00FA0393" w:rsidP="007A3229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>
              <w:rPr>
                <w:rFonts w:asciiTheme="majorHAnsi" w:hAnsiTheme="majorHAnsi" w:cs="Times New Roman"/>
                <w:b/>
                <w:lang w:val="en-US"/>
              </w:rPr>
              <w:t>Redox feat.</w:t>
            </w:r>
          </w:p>
        </w:tc>
        <w:tc>
          <w:tcPr>
            <w:tcW w:w="1165" w:type="dxa"/>
            <w:vAlign w:val="center"/>
          </w:tcPr>
          <w:p w:rsidR="001C080D" w:rsidRPr="00FB0696" w:rsidRDefault="001C080D" w:rsidP="001C080D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FB0696">
              <w:rPr>
                <w:rFonts w:asciiTheme="majorHAnsi" w:hAnsiTheme="majorHAnsi" w:cs="Times New Roman"/>
                <w:b/>
                <w:lang w:val="en-US"/>
              </w:rPr>
              <w:t>Co</w:t>
            </w:r>
            <w:r>
              <w:rPr>
                <w:rFonts w:asciiTheme="majorHAnsi" w:hAnsiTheme="majorHAnsi" w:cs="Times New Roman"/>
                <w:b/>
                <w:lang w:val="en-US"/>
              </w:rPr>
              <w:t>atings</w:t>
            </w:r>
          </w:p>
        </w:tc>
      </w:tr>
      <w:tr w:rsidR="00C67042" w:rsidRPr="00FB0696" w:rsidTr="003C1908">
        <w:trPr>
          <w:trHeight w:val="283"/>
        </w:trPr>
        <w:tc>
          <w:tcPr>
            <w:tcW w:w="1418" w:type="dxa"/>
            <w:gridSpan w:val="2"/>
            <w:vAlign w:val="center"/>
          </w:tcPr>
          <w:p w:rsidR="00C67042" w:rsidRPr="00FB0696" w:rsidRDefault="00C67042" w:rsidP="007A3229">
            <w:pPr>
              <w:jc w:val="center"/>
              <w:rPr>
                <w:rFonts w:asciiTheme="majorHAnsi" w:hAnsiTheme="majorHAnsi" w:cs="Times New Roman"/>
                <w:i/>
                <w:lang w:val="en-US"/>
              </w:rPr>
            </w:pPr>
            <w:r w:rsidRPr="00FB0696">
              <w:rPr>
                <w:rFonts w:asciiTheme="majorHAnsi" w:hAnsiTheme="majorHAnsi" w:cs="Times New Roman"/>
                <w:i/>
                <w:lang w:val="en-US"/>
              </w:rPr>
              <w:t>Master</w:t>
            </w:r>
          </w:p>
        </w:tc>
        <w:tc>
          <w:tcPr>
            <w:tcW w:w="850" w:type="dxa"/>
            <w:vMerge w:val="restart"/>
            <w:vAlign w:val="center"/>
          </w:tcPr>
          <w:p w:rsidR="00C67042" w:rsidRDefault="00C67042" w:rsidP="007A3229">
            <w:pPr>
              <w:jc w:val="center"/>
              <w:rPr>
                <w:rFonts w:asciiTheme="majorHAnsi" w:hAnsiTheme="majorHAnsi" w:cs="Times New Roman"/>
                <w:i/>
                <w:lang w:val="en-US"/>
              </w:rPr>
            </w:pPr>
            <w:r w:rsidRPr="00FB0696">
              <w:rPr>
                <w:rFonts w:asciiTheme="majorHAnsi" w:hAnsiTheme="majorHAnsi" w:cs="Times New Roman"/>
                <w:i/>
                <w:lang w:val="en-US"/>
              </w:rPr>
              <w:t>Su</w:t>
            </w:r>
            <w:r w:rsidR="003C1908">
              <w:rPr>
                <w:rFonts w:asciiTheme="majorHAnsi" w:hAnsiTheme="majorHAnsi" w:cs="Times New Roman"/>
                <w:i/>
                <w:lang w:val="en-US"/>
              </w:rPr>
              <w:t>ffix</w:t>
            </w:r>
          </w:p>
          <w:p w:rsidR="00C67042" w:rsidRPr="00FB0696" w:rsidRDefault="00C67042" w:rsidP="00BA226E">
            <w:pPr>
              <w:jc w:val="center"/>
              <w:rPr>
                <w:rFonts w:asciiTheme="majorHAnsi" w:hAnsiTheme="majorHAnsi" w:cs="Times New Roman"/>
                <w:i/>
                <w:lang w:val="en-US"/>
              </w:rPr>
            </w:pPr>
            <w:r>
              <w:rPr>
                <w:rFonts w:asciiTheme="majorHAnsi" w:hAnsiTheme="majorHAnsi" w:cs="Times New Roman"/>
                <w:i/>
                <w:lang w:val="en-US"/>
              </w:rPr>
              <w:t>(</w:t>
            </w:r>
            <w:r w:rsidR="00BA226E">
              <w:rPr>
                <w:rFonts w:asciiTheme="majorHAnsi" w:hAnsiTheme="majorHAnsi" w:cs="Times New Roman"/>
                <w:i/>
                <w:lang w:val="en-US"/>
              </w:rPr>
              <w:t>3</w:t>
            </w:r>
            <w:r>
              <w:rPr>
                <w:rFonts w:asciiTheme="majorHAnsi" w:hAnsiTheme="majorHAnsi" w:cs="Times New Roman"/>
                <w:i/>
                <w:lang w:val="en-US"/>
              </w:rPr>
              <w:t>)</w:t>
            </w:r>
          </w:p>
        </w:tc>
        <w:tc>
          <w:tcPr>
            <w:tcW w:w="502" w:type="dxa"/>
            <w:vMerge w:val="restart"/>
            <w:vAlign w:val="center"/>
          </w:tcPr>
          <w:p w:rsidR="00C67042" w:rsidRDefault="00C67042" w:rsidP="007A3229">
            <w:pPr>
              <w:jc w:val="center"/>
              <w:rPr>
                <w:rFonts w:asciiTheme="majorHAnsi" w:hAnsiTheme="majorHAnsi" w:cs="Times New Roman"/>
                <w:i/>
                <w:lang w:val="en-US"/>
              </w:rPr>
            </w:pPr>
            <w:r w:rsidRPr="00FB0696">
              <w:rPr>
                <w:rFonts w:asciiTheme="majorHAnsi" w:hAnsiTheme="majorHAnsi" w:cs="Times New Roman"/>
                <w:i/>
                <w:lang w:val="en-US"/>
              </w:rPr>
              <w:t>No</w:t>
            </w:r>
          </w:p>
          <w:p w:rsidR="00C67042" w:rsidRPr="00FB0696" w:rsidRDefault="00C67042" w:rsidP="007A3229">
            <w:pPr>
              <w:jc w:val="center"/>
              <w:rPr>
                <w:rFonts w:asciiTheme="majorHAnsi" w:hAnsiTheme="majorHAnsi" w:cs="Times New Roman"/>
                <w:i/>
                <w:lang w:val="en-US"/>
              </w:rPr>
            </w:pPr>
            <w:r>
              <w:rPr>
                <w:rFonts w:asciiTheme="majorHAnsi" w:hAnsiTheme="majorHAnsi" w:cs="Times New Roman"/>
                <w:i/>
                <w:lang w:val="en-US"/>
              </w:rPr>
              <w:t>(2)</w:t>
            </w:r>
          </w:p>
        </w:tc>
        <w:tc>
          <w:tcPr>
            <w:tcW w:w="1165" w:type="dxa"/>
            <w:vMerge w:val="restart"/>
            <w:vAlign w:val="center"/>
          </w:tcPr>
          <w:p w:rsidR="00C67042" w:rsidRDefault="00C67042" w:rsidP="00F6403D">
            <w:pPr>
              <w:jc w:val="center"/>
              <w:rPr>
                <w:rFonts w:asciiTheme="majorHAnsi" w:hAnsiTheme="majorHAnsi" w:cs="Times New Roman"/>
                <w:i/>
                <w:lang w:val="en-US"/>
              </w:rPr>
            </w:pPr>
            <w:commentRangeStart w:id="13"/>
            <w:r w:rsidRPr="00FB0696">
              <w:rPr>
                <w:rFonts w:asciiTheme="majorHAnsi" w:hAnsiTheme="majorHAnsi" w:cs="Times New Roman"/>
                <w:i/>
                <w:lang w:val="en-US"/>
              </w:rPr>
              <w:t>Lower depth (cm)</w:t>
            </w:r>
            <w:commentRangeEnd w:id="13"/>
            <w:r w:rsidR="00D37545">
              <w:rPr>
                <w:rStyle w:val="CommentReference"/>
              </w:rPr>
              <w:commentReference w:id="13"/>
            </w:r>
          </w:p>
          <w:p w:rsidR="00C67042" w:rsidRPr="00FB0696" w:rsidRDefault="00C67042" w:rsidP="00F6403D">
            <w:pPr>
              <w:jc w:val="center"/>
              <w:rPr>
                <w:rFonts w:asciiTheme="majorHAnsi" w:hAnsiTheme="majorHAnsi" w:cs="Times New Roman"/>
                <w:i/>
                <w:lang w:val="en-US"/>
              </w:rPr>
            </w:pPr>
            <w:r>
              <w:rPr>
                <w:rFonts w:asciiTheme="majorHAnsi" w:hAnsiTheme="majorHAnsi" w:cs="Times New Roman"/>
                <w:i/>
                <w:lang w:val="en-US"/>
              </w:rPr>
              <w:t>(2)</w:t>
            </w:r>
          </w:p>
        </w:tc>
        <w:tc>
          <w:tcPr>
            <w:tcW w:w="727" w:type="dxa"/>
            <w:vMerge w:val="restart"/>
            <w:vAlign w:val="center"/>
          </w:tcPr>
          <w:p w:rsidR="00C67042" w:rsidRDefault="00C67042" w:rsidP="00EC6C4A">
            <w:pPr>
              <w:jc w:val="center"/>
              <w:rPr>
                <w:rFonts w:asciiTheme="majorHAnsi" w:hAnsiTheme="majorHAnsi" w:cs="Times New Roman"/>
                <w:i/>
                <w:lang w:val="en-US"/>
              </w:rPr>
            </w:pPr>
            <w:r>
              <w:rPr>
                <w:rFonts w:asciiTheme="majorHAnsi" w:hAnsiTheme="majorHAnsi" w:cs="Times New Roman"/>
                <w:i/>
                <w:lang w:val="en-US"/>
              </w:rPr>
              <w:t>Dist.</w:t>
            </w:r>
          </w:p>
          <w:p w:rsidR="00C67042" w:rsidRPr="00FB0696" w:rsidRDefault="00C67042" w:rsidP="00EC6C4A">
            <w:pPr>
              <w:jc w:val="center"/>
              <w:rPr>
                <w:rFonts w:asciiTheme="majorHAnsi" w:hAnsiTheme="majorHAnsi" w:cs="Times New Roman"/>
                <w:i/>
                <w:lang w:val="en-US"/>
              </w:rPr>
            </w:pPr>
            <w:r>
              <w:rPr>
                <w:rFonts w:asciiTheme="majorHAnsi" w:hAnsiTheme="majorHAnsi" w:cs="Times New Roman"/>
                <w:i/>
                <w:lang w:val="en-US"/>
              </w:rPr>
              <w:t>(2)</w:t>
            </w:r>
          </w:p>
        </w:tc>
        <w:tc>
          <w:tcPr>
            <w:tcW w:w="720" w:type="dxa"/>
            <w:vMerge w:val="restart"/>
            <w:vAlign w:val="center"/>
          </w:tcPr>
          <w:p w:rsidR="00C67042" w:rsidRDefault="00C67042" w:rsidP="00F6403D">
            <w:pPr>
              <w:jc w:val="center"/>
              <w:rPr>
                <w:rFonts w:asciiTheme="majorHAnsi" w:hAnsiTheme="majorHAnsi" w:cs="Times New Roman"/>
                <w:i/>
                <w:lang w:val="en-US"/>
              </w:rPr>
            </w:pPr>
            <w:r>
              <w:rPr>
                <w:rFonts w:asciiTheme="majorHAnsi" w:hAnsiTheme="majorHAnsi" w:cs="Times New Roman"/>
                <w:i/>
                <w:lang w:val="en-US"/>
              </w:rPr>
              <w:t>Topo.</w:t>
            </w:r>
          </w:p>
          <w:p w:rsidR="00C67042" w:rsidRPr="00FB0696" w:rsidRDefault="00C67042" w:rsidP="00F6403D">
            <w:pPr>
              <w:jc w:val="center"/>
              <w:rPr>
                <w:rFonts w:asciiTheme="majorHAnsi" w:hAnsiTheme="majorHAnsi" w:cs="Times New Roman"/>
                <w:i/>
                <w:lang w:val="en-US"/>
              </w:rPr>
            </w:pPr>
            <w:r>
              <w:rPr>
                <w:rFonts w:asciiTheme="majorHAnsi" w:hAnsiTheme="majorHAnsi" w:cs="Times New Roman"/>
                <w:i/>
                <w:lang w:val="en-US"/>
              </w:rPr>
              <w:t>(2)</w:t>
            </w:r>
          </w:p>
        </w:tc>
        <w:tc>
          <w:tcPr>
            <w:tcW w:w="874" w:type="dxa"/>
            <w:vMerge w:val="restart"/>
            <w:vAlign w:val="center"/>
          </w:tcPr>
          <w:p w:rsidR="00C67042" w:rsidRPr="00FB0696" w:rsidRDefault="00C67042" w:rsidP="007A3229">
            <w:pPr>
              <w:jc w:val="center"/>
              <w:rPr>
                <w:rFonts w:asciiTheme="majorHAnsi" w:hAnsiTheme="majorHAnsi" w:cs="Times New Roman"/>
                <w:i/>
                <w:lang w:val="en-US"/>
              </w:rPr>
            </w:pPr>
            <w:r w:rsidRPr="00FB0696">
              <w:rPr>
                <w:rFonts w:asciiTheme="majorHAnsi" w:hAnsiTheme="majorHAnsi" w:cs="Times New Roman"/>
                <w:i/>
                <w:lang w:val="en-US"/>
              </w:rPr>
              <w:t>HUE</w:t>
            </w:r>
            <w:r>
              <w:rPr>
                <w:rFonts w:asciiTheme="majorHAnsi" w:hAnsiTheme="majorHAnsi" w:cs="Times New Roman"/>
                <w:i/>
                <w:lang w:val="en-US"/>
              </w:rPr>
              <w:t xml:space="preserve"> (2)</w:t>
            </w:r>
          </w:p>
        </w:tc>
        <w:tc>
          <w:tcPr>
            <w:tcW w:w="729" w:type="dxa"/>
            <w:vMerge w:val="restart"/>
            <w:vAlign w:val="center"/>
          </w:tcPr>
          <w:p w:rsidR="00C67042" w:rsidRPr="00FB0696" w:rsidRDefault="00C67042" w:rsidP="007A3229">
            <w:pPr>
              <w:jc w:val="center"/>
              <w:rPr>
                <w:rFonts w:asciiTheme="majorHAnsi" w:hAnsiTheme="majorHAnsi" w:cs="Times New Roman"/>
                <w:i/>
                <w:lang w:val="en-US"/>
              </w:rPr>
            </w:pPr>
            <w:r w:rsidRPr="00FB0696">
              <w:rPr>
                <w:rFonts w:asciiTheme="majorHAnsi" w:hAnsiTheme="majorHAnsi" w:cs="Times New Roman"/>
                <w:i/>
                <w:lang w:val="en-US"/>
              </w:rPr>
              <w:t>Value</w:t>
            </w:r>
            <w:r>
              <w:rPr>
                <w:rFonts w:asciiTheme="majorHAnsi" w:hAnsiTheme="majorHAnsi" w:cs="Times New Roman"/>
                <w:i/>
                <w:lang w:val="en-US"/>
              </w:rPr>
              <w:t xml:space="preserve"> (2)</w:t>
            </w:r>
          </w:p>
        </w:tc>
        <w:tc>
          <w:tcPr>
            <w:tcW w:w="873" w:type="dxa"/>
            <w:vMerge w:val="restart"/>
            <w:vAlign w:val="center"/>
          </w:tcPr>
          <w:p w:rsidR="00C67042" w:rsidRDefault="00C67042" w:rsidP="007A3229">
            <w:pPr>
              <w:jc w:val="center"/>
              <w:rPr>
                <w:rFonts w:asciiTheme="majorHAnsi" w:hAnsiTheme="majorHAnsi" w:cs="Times New Roman"/>
                <w:i/>
                <w:lang w:val="en-US"/>
              </w:rPr>
            </w:pPr>
            <w:r w:rsidRPr="00FB0696">
              <w:rPr>
                <w:rFonts w:asciiTheme="majorHAnsi" w:hAnsiTheme="majorHAnsi" w:cs="Times New Roman"/>
                <w:i/>
                <w:lang w:val="en-US"/>
              </w:rPr>
              <w:t>Chroma</w:t>
            </w:r>
          </w:p>
          <w:p w:rsidR="00C67042" w:rsidRPr="00FB0696" w:rsidRDefault="00C67042" w:rsidP="007A3229">
            <w:pPr>
              <w:jc w:val="center"/>
              <w:rPr>
                <w:rFonts w:asciiTheme="majorHAnsi" w:hAnsiTheme="majorHAnsi" w:cs="Times New Roman"/>
                <w:i/>
                <w:lang w:val="en-US"/>
              </w:rPr>
            </w:pPr>
            <w:r>
              <w:rPr>
                <w:rFonts w:asciiTheme="majorHAnsi" w:hAnsiTheme="majorHAnsi" w:cs="Times New Roman"/>
                <w:i/>
                <w:lang w:val="en-US"/>
              </w:rPr>
              <w:t>(2)</w:t>
            </w:r>
          </w:p>
        </w:tc>
        <w:tc>
          <w:tcPr>
            <w:tcW w:w="931" w:type="dxa"/>
            <w:vMerge w:val="restart"/>
            <w:vAlign w:val="center"/>
          </w:tcPr>
          <w:p w:rsidR="00C67042" w:rsidRDefault="00C67042" w:rsidP="007A3229">
            <w:pPr>
              <w:jc w:val="center"/>
              <w:rPr>
                <w:rFonts w:asciiTheme="majorHAnsi" w:hAnsiTheme="majorHAnsi" w:cs="Times New Roman"/>
                <w:i/>
                <w:lang w:val="en-US"/>
              </w:rPr>
            </w:pPr>
            <w:r w:rsidRPr="00FB0696">
              <w:rPr>
                <w:rFonts w:asciiTheme="majorHAnsi" w:hAnsiTheme="majorHAnsi" w:cs="Times New Roman"/>
                <w:i/>
                <w:lang w:val="en-US"/>
              </w:rPr>
              <w:t>Content</w:t>
            </w:r>
          </w:p>
          <w:p w:rsidR="00C67042" w:rsidRPr="00FB0696" w:rsidRDefault="00C67042" w:rsidP="007A3229">
            <w:pPr>
              <w:jc w:val="center"/>
              <w:rPr>
                <w:rFonts w:asciiTheme="majorHAnsi" w:hAnsiTheme="majorHAnsi" w:cs="Times New Roman"/>
                <w:i/>
                <w:lang w:val="en-US"/>
              </w:rPr>
            </w:pPr>
            <w:r>
              <w:rPr>
                <w:rFonts w:asciiTheme="majorHAnsi" w:hAnsiTheme="majorHAnsi" w:cs="Times New Roman"/>
                <w:i/>
                <w:lang w:val="en-US"/>
              </w:rPr>
              <w:t>(2)</w:t>
            </w:r>
          </w:p>
        </w:tc>
        <w:tc>
          <w:tcPr>
            <w:tcW w:w="904" w:type="dxa"/>
            <w:vMerge w:val="restart"/>
            <w:vAlign w:val="center"/>
          </w:tcPr>
          <w:p w:rsidR="00C67042" w:rsidRDefault="00C67042" w:rsidP="007A3229">
            <w:pPr>
              <w:jc w:val="center"/>
              <w:rPr>
                <w:rFonts w:asciiTheme="majorHAnsi" w:hAnsiTheme="majorHAnsi" w:cs="Times New Roman"/>
                <w:i/>
                <w:lang w:val="en-US"/>
              </w:rPr>
            </w:pPr>
            <w:r w:rsidRPr="00FB0696">
              <w:rPr>
                <w:rFonts w:asciiTheme="majorHAnsi" w:hAnsiTheme="majorHAnsi" w:cs="Times New Roman"/>
                <w:i/>
                <w:lang w:val="en-US"/>
              </w:rPr>
              <w:t>Forms</w:t>
            </w:r>
          </w:p>
          <w:p w:rsidR="00C67042" w:rsidRPr="00FB0696" w:rsidRDefault="00C67042" w:rsidP="007A3229">
            <w:pPr>
              <w:jc w:val="center"/>
              <w:rPr>
                <w:rFonts w:asciiTheme="majorHAnsi" w:hAnsiTheme="majorHAnsi" w:cs="Times New Roman"/>
                <w:i/>
                <w:lang w:val="en-US"/>
              </w:rPr>
            </w:pPr>
            <w:r>
              <w:rPr>
                <w:rFonts w:asciiTheme="majorHAnsi" w:hAnsiTheme="majorHAnsi" w:cs="Times New Roman"/>
                <w:i/>
                <w:lang w:val="en-US"/>
              </w:rPr>
              <w:t>(2)</w:t>
            </w:r>
          </w:p>
        </w:tc>
        <w:tc>
          <w:tcPr>
            <w:tcW w:w="778" w:type="dxa"/>
            <w:vMerge w:val="restart"/>
            <w:vAlign w:val="center"/>
          </w:tcPr>
          <w:p w:rsidR="00C67042" w:rsidRDefault="00C67042" w:rsidP="00EC6C4A">
            <w:pPr>
              <w:jc w:val="center"/>
              <w:rPr>
                <w:rFonts w:asciiTheme="majorHAnsi" w:hAnsiTheme="majorHAnsi" w:cs="Times New Roman"/>
                <w:i/>
                <w:lang w:val="en-US"/>
              </w:rPr>
            </w:pPr>
            <w:commentRangeStart w:id="14"/>
            <w:r w:rsidRPr="00FB0696">
              <w:rPr>
                <w:rFonts w:asciiTheme="majorHAnsi" w:hAnsiTheme="majorHAnsi" w:cs="Times New Roman"/>
                <w:i/>
                <w:lang w:val="en-US"/>
              </w:rPr>
              <w:t>Clay</w:t>
            </w:r>
          </w:p>
          <w:p w:rsidR="00C67042" w:rsidRDefault="00C67042" w:rsidP="00EC6C4A">
            <w:pPr>
              <w:jc w:val="center"/>
              <w:rPr>
                <w:rFonts w:asciiTheme="majorHAnsi" w:hAnsiTheme="majorHAnsi" w:cs="Times New Roman"/>
                <w:i/>
                <w:lang w:val="en-US"/>
              </w:rPr>
            </w:pPr>
            <w:r w:rsidRPr="00FB0696">
              <w:rPr>
                <w:rFonts w:asciiTheme="majorHAnsi" w:hAnsiTheme="majorHAnsi" w:cs="Times New Roman"/>
                <w:i/>
                <w:lang w:val="en-US"/>
              </w:rPr>
              <w:t>(%)</w:t>
            </w:r>
          </w:p>
          <w:p w:rsidR="00C67042" w:rsidRPr="00FB0696" w:rsidRDefault="00C67042" w:rsidP="00EC6C4A">
            <w:pPr>
              <w:jc w:val="center"/>
              <w:rPr>
                <w:rFonts w:asciiTheme="majorHAnsi" w:hAnsiTheme="majorHAnsi" w:cs="Times New Roman"/>
                <w:i/>
                <w:lang w:val="en-US"/>
              </w:rPr>
            </w:pPr>
            <w:r>
              <w:rPr>
                <w:rFonts w:asciiTheme="majorHAnsi" w:hAnsiTheme="majorHAnsi" w:cs="Times New Roman"/>
                <w:i/>
                <w:lang w:val="en-US"/>
              </w:rPr>
              <w:t>(2)</w:t>
            </w:r>
          </w:p>
        </w:tc>
        <w:tc>
          <w:tcPr>
            <w:tcW w:w="740" w:type="dxa"/>
            <w:vMerge w:val="restart"/>
            <w:vAlign w:val="center"/>
          </w:tcPr>
          <w:p w:rsidR="00C67042" w:rsidRDefault="00C67042" w:rsidP="007A3229">
            <w:pPr>
              <w:jc w:val="center"/>
              <w:rPr>
                <w:rFonts w:asciiTheme="majorHAnsi" w:hAnsiTheme="majorHAnsi" w:cs="Times New Roman"/>
                <w:i/>
                <w:lang w:val="en-US"/>
              </w:rPr>
            </w:pPr>
            <w:r>
              <w:rPr>
                <w:rFonts w:asciiTheme="majorHAnsi" w:hAnsiTheme="majorHAnsi" w:cs="Times New Roman"/>
                <w:i/>
                <w:lang w:val="en-US"/>
              </w:rPr>
              <w:t>Sand (%)</w:t>
            </w:r>
          </w:p>
          <w:p w:rsidR="00C67042" w:rsidRPr="00FB0696" w:rsidRDefault="00C67042" w:rsidP="007A3229">
            <w:pPr>
              <w:jc w:val="center"/>
              <w:rPr>
                <w:rFonts w:asciiTheme="majorHAnsi" w:hAnsiTheme="majorHAnsi" w:cs="Times New Roman"/>
                <w:i/>
                <w:lang w:val="en-US"/>
              </w:rPr>
            </w:pPr>
            <w:r>
              <w:rPr>
                <w:rFonts w:asciiTheme="majorHAnsi" w:hAnsiTheme="majorHAnsi" w:cs="Times New Roman"/>
                <w:i/>
                <w:lang w:val="en-US"/>
              </w:rPr>
              <w:t>(2)</w:t>
            </w:r>
            <w:commentRangeEnd w:id="14"/>
            <w:r w:rsidR="00D37545">
              <w:rPr>
                <w:rStyle w:val="CommentReference"/>
              </w:rPr>
              <w:commentReference w:id="14"/>
            </w:r>
          </w:p>
        </w:tc>
        <w:tc>
          <w:tcPr>
            <w:tcW w:w="720" w:type="dxa"/>
            <w:vMerge w:val="restart"/>
            <w:vAlign w:val="center"/>
          </w:tcPr>
          <w:p w:rsidR="00C67042" w:rsidRDefault="00C67042" w:rsidP="007A3229">
            <w:pPr>
              <w:jc w:val="center"/>
              <w:rPr>
                <w:rFonts w:asciiTheme="majorHAnsi" w:hAnsiTheme="majorHAnsi" w:cs="Times New Roman"/>
                <w:i/>
                <w:lang w:val="en-US"/>
              </w:rPr>
            </w:pPr>
            <w:r w:rsidRPr="00FB0696">
              <w:rPr>
                <w:rFonts w:asciiTheme="majorHAnsi" w:hAnsiTheme="majorHAnsi" w:cs="Times New Roman"/>
                <w:i/>
                <w:lang w:val="en-US"/>
              </w:rPr>
              <w:t>Class</w:t>
            </w:r>
          </w:p>
          <w:p w:rsidR="00C67042" w:rsidRPr="00FB0696" w:rsidRDefault="00C67042" w:rsidP="007A3229">
            <w:pPr>
              <w:jc w:val="center"/>
              <w:rPr>
                <w:rFonts w:asciiTheme="majorHAnsi" w:hAnsiTheme="majorHAnsi" w:cs="Times New Roman"/>
                <w:i/>
                <w:lang w:val="en-US"/>
              </w:rPr>
            </w:pPr>
            <w:r>
              <w:rPr>
                <w:rFonts w:asciiTheme="majorHAnsi" w:hAnsiTheme="majorHAnsi" w:cs="Times New Roman"/>
                <w:i/>
                <w:lang w:val="en-US"/>
              </w:rPr>
              <w:t>(2)</w:t>
            </w:r>
          </w:p>
        </w:tc>
        <w:tc>
          <w:tcPr>
            <w:tcW w:w="727" w:type="dxa"/>
            <w:vMerge w:val="restart"/>
            <w:vAlign w:val="center"/>
          </w:tcPr>
          <w:p w:rsidR="00C67042" w:rsidRPr="00FB0696" w:rsidRDefault="00326C8B" w:rsidP="007A3229">
            <w:pPr>
              <w:jc w:val="center"/>
              <w:rPr>
                <w:rFonts w:asciiTheme="majorHAnsi" w:hAnsiTheme="majorHAnsi" w:cs="Times New Roman"/>
                <w:i/>
                <w:lang w:val="en-US"/>
              </w:rPr>
            </w:pPr>
            <w:r>
              <w:rPr>
                <w:rFonts w:asciiTheme="majorHAnsi" w:hAnsiTheme="majorHAnsi" w:cs="Times New Roman"/>
                <w:i/>
                <w:lang w:val="en-US"/>
              </w:rPr>
              <w:t>Type (2)</w:t>
            </w:r>
          </w:p>
        </w:tc>
        <w:tc>
          <w:tcPr>
            <w:tcW w:w="735" w:type="dxa"/>
            <w:vMerge w:val="restart"/>
            <w:vAlign w:val="center"/>
          </w:tcPr>
          <w:p w:rsidR="00C67042" w:rsidRPr="00FB0696" w:rsidRDefault="00326C8B" w:rsidP="007A3229">
            <w:pPr>
              <w:jc w:val="center"/>
              <w:rPr>
                <w:rFonts w:asciiTheme="majorHAnsi" w:hAnsiTheme="majorHAnsi" w:cs="Times New Roman"/>
                <w:i/>
                <w:lang w:val="en-US"/>
              </w:rPr>
            </w:pPr>
            <w:r w:rsidRPr="00FB0696">
              <w:rPr>
                <w:rFonts w:asciiTheme="majorHAnsi" w:hAnsiTheme="majorHAnsi" w:cs="Times New Roman"/>
                <w:i/>
                <w:lang w:val="en-US"/>
              </w:rPr>
              <w:t>Grade</w:t>
            </w:r>
            <w:r>
              <w:rPr>
                <w:rFonts w:asciiTheme="majorHAnsi" w:hAnsiTheme="majorHAnsi" w:cs="Times New Roman"/>
                <w:i/>
                <w:lang w:val="en-US"/>
              </w:rPr>
              <w:t>(2)</w:t>
            </w:r>
          </w:p>
        </w:tc>
        <w:tc>
          <w:tcPr>
            <w:tcW w:w="1318" w:type="dxa"/>
            <w:vMerge w:val="restart"/>
            <w:vAlign w:val="center"/>
          </w:tcPr>
          <w:p w:rsidR="00C67042" w:rsidRPr="00FB0696" w:rsidRDefault="000B3C18" w:rsidP="007A3229">
            <w:pPr>
              <w:jc w:val="center"/>
              <w:rPr>
                <w:rFonts w:asciiTheme="majorHAnsi" w:hAnsiTheme="majorHAnsi" w:cs="Times New Roman"/>
                <w:i/>
                <w:lang w:val="en-US"/>
              </w:rPr>
            </w:pPr>
            <w:r>
              <w:rPr>
                <w:rFonts w:asciiTheme="majorHAnsi" w:hAnsiTheme="majorHAnsi" w:cs="Times New Roman"/>
                <w:i/>
                <w:lang w:val="en-US"/>
              </w:rPr>
              <w:t>Type (2)</w:t>
            </w:r>
          </w:p>
        </w:tc>
        <w:tc>
          <w:tcPr>
            <w:tcW w:w="1165" w:type="dxa"/>
            <w:vMerge w:val="restart"/>
            <w:vAlign w:val="center"/>
          </w:tcPr>
          <w:p w:rsidR="00C67042" w:rsidRDefault="00C67042" w:rsidP="007A3229">
            <w:pPr>
              <w:jc w:val="center"/>
              <w:rPr>
                <w:rFonts w:asciiTheme="majorHAnsi" w:hAnsiTheme="majorHAnsi" w:cs="Times New Roman"/>
                <w:i/>
                <w:lang w:val="en-US"/>
              </w:rPr>
            </w:pPr>
            <w:r>
              <w:rPr>
                <w:rFonts w:asciiTheme="majorHAnsi" w:hAnsiTheme="majorHAnsi" w:cs="Times New Roman"/>
                <w:i/>
                <w:lang w:val="en-US"/>
              </w:rPr>
              <w:t>Nature</w:t>
            </w:r>
          </w:p>
          <w:p w:rsidR="00C67042" w:rsidRPr="00FB0696" w:rsidRDefault="00C67042" w:rsidP="007A3229">
            <w:pPr>
              <w:jc w:val="center"/>
              <w:rPr>
                <w:rFonts w:asciiTheme="majorHAnsi" w:hAnsiTheme="majorHAnsi" w:cs="Times New Roman"/>
                <w:i/>
                <w:lang w:val="en-US"/>
              </w:rPr>
            </w:pPr>
            <w:r>
              <w:rPr>
                <w:rFonts w:asciiTheme="majorHAnsi" w:hAnsiTheme="majorHAnsi" w:cs="Times New Roman"/>
                <w:i/>
                <w:lang w:val="en-US"/>
              </w:rPr>
              <w:t>(2)</w:t>
            </w:r>
          </w:p>
        </w:tc>
      </w:tr>
      <w:tr w:rsidR="00C67042" w:rsidRPr="00FB0696" w:rsidTr="003C1908">
        <w:trPr>
          <w:trHeight w:val="283"/>
        </w:trPr>
        <w:tc>
          <w:tcPr>
            <w:tcW w:w="709" w:type="dxa"/>
            <w:vAlign w:val="center"/>
          </w:tcPr>
          <w:p w:rsidR="00C67042" w:rsidRPr="00FB0696" w:rsidRDefault="003C1908" w:rsidP="00BA226E">
            <w:pPr>
              <w:jc w:val="center"/>
              <w:rPr>
                <w:rFonts w:asciiTheme="majorHAnsi" w:hAnsiTheme="majorHAnsi" w:cs="Times New Roman"/>
                <w:i/>
                <w:lang w:val="en-US"/>
              </w:rPr>
            </w:pPr>
            <w:r>
              <w:rPr>
                <w:rFonts w:asciiTheme="majorHAnsi" w:hAnsiTheme="majorHAnsi" w:cs="Times New Roman"/>
                <w:i/>
                <w:lang w:val="en-US"/>
              </w:rPr>
              <w:t>Prefix</w:t>
            </w:r>
            <w:r w:rsidR="005857E1">
              <w:rPr>
                <w:rFonts w:asciiTheme="majorHAnsi" w:hAnsiTheme="majorHAnsi" w:cs="Times New Roman"/>
                <w:i/>
                <w:lang w:val="en-US"/>
              </w:rPr>
              <w:t xml:space="preserve"> </w:t>
            </w:r>
            <w:r w:rsidR="00C67042">
              <w:rPr>
                <w:rFonts w:asciiTheme="majorHAnsi" w:hAnsiTheme="majorHAnsi" w:cs="Times New Roman"/>
                <w:i/>
                <w:lang w:val="en-US"/>
              </w:rPr>
              <w:t>(</w:t>
            </w:r>
            <w:r w:rsidR="00BA226E">
              <w:rPr>
                <w:rFonts w:asciiTheme="majorHAnsi" w:hAnsiTheme="majorHAnsi" w:cs="Times New Roman"/>
                <w:i/>
                <w:lang w:val="en-US"/>
              </w:rPr>
              <w:t>1</w:t>
            </w:r>
            <w:r w:rsidR="00C67042">
              <w:rPr>
                <w:rFonts w:asciiTheme="majorHAnsi" w:hAnsiTheme="majorHAnsi" w:cs="Times New Roman"/>
                <w:i/>
                <w:lang w:val="en-US"/>
              </w:rPr>
              <w:t>)</w:t>
            </w:r>
          </w:p>
        </w:tc>
        <w:tc>
          <w:tcPr>
            <w:tcW w:w="709" w:type="dxa"/>
            <w:vAlign w:val="center"/>
          </w:tcPr>
          <w:p w:rsidR="00C67042" w:rsidRPr="00FB0696" w:rsidRDefault="00C67042" w:rsidP="007A3229">
            <w:pPr>
              <w:jc w:val="center"/>
              <w:rPr>
                <w:rFonts w:asciiTheme="majorHAnsi" w:hAnsiTheme="majorHAnsi" w:cs="Times New Roman"/>
                <w:i/>
                <w:lang w:val="en-US"/>
              </w:rPr>
            </w:pPr>
            <w:r w:rsidRPr="00FB0696">
              <w:rPr>
                <w:rFonts w:asciiTheme="majorHAnsi" w:hAnsiTheme="majorHAnsi" w:cs="Times New Roman"/>
                <w:i/>
                <w:lang w:val="en-US"/>
              </w:rPr>
              <w:t>Letter</w:t>
            </w:r>
            <w:r>
              <w:rPr>
                <w:rFonts w:asciiTheme="majorHAnsi" w:hAnsiTheme="majorHAnsi" w:cs="Times New Roman"/>
                <w:i/>
                <w:lang w:val="en-US"/>
              </w:rPr>
              <w:t xml:space="preserve"> (2)</w:t>
            </w:r>
          </w:p>
        </w:tc>
        <w:tc>
          <w:tcPr>
            <w:tcW w:w="850" w:type="dxa"/>
            <w:vMerge/>
            <w:vAlign w:val="center"/>
          </w:tcPr>
          <w:p w:rsidR="00C67042" w:rsidRPr="00FB0696" w:rsidRDefault="00C67042" w:rsidP="007A3229">
            <w:pPr>
              <w:jc w:val="center"/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502" w:type="dxa"/>
            <w:vMerge/>
            <w:vAlign w:val="center"/>
          </w:tcPr>
          <w:p w:rsidR="00C67042" w:rsidRPr="00FB0696" w:rsidRDefault="00C67042" w:rsidP="007A3229">
            <w:pPr>
              <w:jc w:val="center"/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1165" w:type="dxa"/>
            <w:vMerge/>
            <w:vAlign w:val="center"/>
          </w:tcPr>
          <w:p w:rsidR="00C67042" w:rsidRPr="00FB0696" w:rsidRDefault="00C67042" w:rsidP="007A3229">
            <w:pPr>
              <w:jc w:val="center"/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727" w:type="dxa"/>
            <w:vMerge/>
            <w:vAlign w:val="center"/>
          </w:tcPr>
          <w:p w:rsidR="00C67042" w:rsidRPr="00FB0696" w:rsidRDefault="00C67042" w:rsidP="007A3229">
            <w:pPr>
              <w:jc w:val="center"/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720" w:type="dxa"/>
            <w:vMerge/>
            <w:vAlign w:val="center"/>
          </w:tcPr>
          <w:p w:rsidR="00C67042" w:rsidRPr="00FB0696" w:rsidRDefault="00C67042" w:rsidP="007A3229">
            <w:pPr>
              <w:jc w:val="center"/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874" w:type="dxa"/>
            <w:vMerge/>
            <w:vAlign w:val="center"/>
          </w:tcPr>
          <w:p w:rsidR="00C67042" w:rsidRPr="00FB0696" w:rsidRDefault="00C67042" w:rsidP="007A3229">
            <w:pPr>
              <w:jc w:val="center"/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729" w:type="dxa"/>
            <w:vMerge/>
            <w:vAlign w:val="center"/>
          </w:tcPr>
          <w:p w:rsidR="00C67042" w:rsidRPr="00FB0696" w:rsidRDefault="00C67042" w:rsidP="007A3229">
            <w:pPr>
              <w:jc w:val="center"/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873" w:type="dxa"/>
            <w:vMerge/>
            <w:vAlign w:val="center"/>
          </w:tcPr>
          <w:p w:rsidR="00C67042" w:rsidRPr="00FB0696" w:rsidRDefault="00C67042" w:rsidP="007A3229">
            <w:pPr>
              <w:jc w:val="center"/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931" w:type="dxa"/>
            <w:vMerge/>
            <w:vAlign w:val="center"/>
          </w:tcPr>
          <w:p w:rsidR="00C67042" w:rsidRPr="00FB0696" w:rsidRDefault="00C67042" w:rsidP="007A3229">
            <w:pPr>
              <w:jc w:val="center"/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904" w:type="dxa"/>
            <w:vMerge/>
            <w:vAlign w:val="center"/>
          </w:tcPr>
          <w:p w:rsidR="00C67042" w:rsidRPr="00FB0696" w:rsidRDefault="00C67042" w:rsidP="007A3229">
            <w:pPr>
              <w:jc w:val="center"/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778" w:type="dxa"/>
            <w:vMerge/>
            <w:vAlign w:val="center"/>
          </w:tcPr>
          <w:p w:rsidR="00C67042" w:rsidRPr="00FB0696" w:rsidRDefault="00C67042" w:rsidP="007A3229">
            <w:pPr>
              <w:jc w:val="center"/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740" w:type="dxa"/>
            <w:vMerge/>
            <w:vAlign w:val="center"/>
          </w:tcPr>
          <w:p w:rsidR="00C67042" w:rsidRPr="00FB0696" w:rsidRDefault="00C67042" w:rsidP="007A3229">
            <w:pPr>
              <w:jc w:val="center"/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720" w:type="dxa"/>
            <w:vMerge/>
            <w:vAlign w:val="center"/>
          </w:tcPr>
          <w:p w:rsidR="00C67042" w:rsidRPr="00FB0696" w:rsidRDefault="00C67042" w:rsidP="007A3229">
            <w:pPr>
              <w:jc w:val="center"/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727" w:type="dxa"/>
            <w:vMerge/>
            <w:vAlign w:val="center"/>
          </w:tcPr>
          <w:p w:rsidR="00C67042" w:rsidRPr="00FB0696" w:rsidRDefault="00C67042" w:rsidP="007A3229">
            <w:pPr>
              <w:jc w:val="center"/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735" w:type="dxa"/>
            <w:vMerge/>
            <w:vAlign w:val="center"/>
          </w:tcPr>
          <w:p w:rsidR="00C67042" w:rsidRPr="00FB0696" w:rsidRDefault="00C67042" w:rsidP="007A3229">
            <w:pPr>
              <w:jc w:val="center"/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1318" w:type="dxa"/>
            <w:vMerge/>
            <w:vAlign w:val="center"/>
          </w:tcPr>
          <w:p w:rsidR="00C67042" w:rsidRPr="00FB0696" w:rsidRDefault="00C67042" w:rsidP="007A3229">
            <w:pPr>
              <w:jc w:val="center"/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1165" w:type="dxa"/>
            <w:vMerge/>
            <w:vAlign w:val="center"/>
          </w:tcPr>
          <w:p w:rsidR="00C67042" w:rsidRPr="00FB0696" w:rsidRDefault="00C67042" w:rsidP="007A3229">
            <w:pPr>
              <w:jc w:val="center"/>
              <w:rPr>
                <w:rFonts w:asciiTheme="majorHAnsi" w:hAnsiTheme="majorHAnsi" w:cs="Times New Roman"/>
                <w:lang w:val="en-US"/>
              </w:rPr>
            </w:pPr>
          </w:p>
        </w:tc>
      </w:tr>
      <w:tr w:rsidR="000D63E1" w:rsidRPr="00FB0696" w:rsidTr="003C1908">
        <w:trPr>
          <w:trHeight w:val="340"/>
        </w:trPr>
        <w:tc>
          <w:tcPr>
            <w:tcW w:w="709" w:type="dxa"/>
            <w:vAlign w:val="center"/>
          </w:tcPr>
          <w:p w:rsidR="000D63E1" w:rsidRPr="00FB0696" w:rsidRDefault="000D63E1" w:rsidP="00235288">
            <w:pPr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="Cambria Math" w:hAnsi="Cambria Math" w:cs="Cambria Math"/>
              </w:rPr>
              <w:t>⊘</w:t>
            </w:r>
          </w:p>
        </w:tc>
        <w:tc>
          <w:tcPr>
            <w:tcW w:w="709" w:type="dxa"/>
            <w:vAlign w:val="center"/>
          </w:tcPr>
          <w:p w:rsidR="000D63E1" w:rsidRPr="00D66FBB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D66FBB">
              <w:rPr>
                <w:rFonts w:asciiTheme="majorHAnsi" w:hAnsiTheme="majorHAnsi" w:cs="Times New Roman"/>
                <w:b/>
                <w:lang w:val="en-US"/>
              </w:rPr>
              <w:t>A</w:t>
            </w:r>
          </w:p>
        </w:tc>
        <w:tc>
          <w:tcPr>
            <w:tcW w:w="850" w:type="dxa"/>
            <w:vAlign w:val="center"/>
          </w:tcPr>
          <w:p w:rsidR="000D63E1" w:rsidRPr="00FB0696" w:rsidRDefault="000D63E1" w:rsidP="00235288">
            <w:pPr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Theme="majorHAnsi" w:hAnsiTheme="majorHAnsi" w:cs="Times New Roman"/>
                <w:lang w:val="en-US"/>
              </w:rPr>
              <w:t>p</w:t>
            </w:r>
          </w:p>
        </w:tc>
        <w:tc>
          <w:tcPr>
            <w:tcW w:w="502" w:type="dxa"/>
            <w:vAlign w:val="center"/>
          </w:tcPr>
          <w:p w:rsidR="000D63E1" w:rsidRPr="00FB0696" w:rsidRDefault="000D63E1" w:rsidP="00235288">
            <w:pPr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="Cambria Math" w:hAnsi="Cambria Math" w:cs="Cambria Math"/>
              </w:rPr>
              <w:t>⊘</w:t>
            </w:r>
          </w:p>
        </w:tc>
        <w:tc>
          <w:tcPr>
            <w:tcW w:w="1165" w:type="dxa"/>
            <w:vAlign w:val="center"/>
          </w:tcPr>
          <w:p w:rsidR="000D63E1" w:rsidRPr="00D66FBB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D66FBB">
              <w:rPr>
                <w:rFonts w:asciiTheme="majorHAnsi" w:hAnsiTheme="majorHAnsi" w:cs="Times New Roman"/>
                <w:b/>
                <w:lang w:val="en-US"/>
              </w:rPr>
              <w:t>25</w:t>
            </w:r>
          </w:p>
        </w:tc>
        <w:tc>
          <w:tcPr>
            <w:tcW w:w="727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G</w:t>
            </w:r>
          </w:p>
        </w:tc>
        <w:tc>
          <w:tcPr>
            <w:tcW w:w="720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S</w:t>
            </w:r>
          </w:p>
        </w:tc>
        <w:tc>
          <w:tcPr>
            <w:tcW w:w="874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10YR</w:t>
            </w:r>
          </w:p>
        </w:tc>
        <w:tc>
          <w:tcPr>
            <w:tcW w:w="729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3</w:t>
            </w:r>
          </w:p>
        </w:tc>
        <w:tc>
          <w:tcPr>
            <w:tcW w:w="873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3</w:t>
            </w:r>
          </w:p>
        </w:tc>
        <w:tc>
          <w:tcPr>
            <w:tcW w:w="931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N</w:t>
            </w:r>
          </w:p>
        </w:tc>
        <w:tc>
          <w:tcPr>
            <w:tcW w:w="904" w:type="dxa"/>
            <w:vAlign w:val="center"/>
          </w:tcPr>
          <w:p w:rsidR="000D63E1" w:rsidRPr="00FB0696" w:rsidRDefault="000D63E1" w:rsidP="00235288">
            <w:pPr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="Cambria Math" w:hAnsi="Cambria Math" w:cs="Cambria Math"/>
              </w:rPr>
              <w:t>⊘</w:t>
            </w:r>
          </w:p>
        </w:tc>
        <w:tc>
          <w:tcPr>
            <w:tcW w:w="778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15</w:t>
            </w:r>
          </w:p>
        </w:tc>
        <w:tc>
          <w:tcPr>
            <w:tcW w:w="740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72</w:t>
            </w:r>
          </w:p>
        </w:tc>
        <w:tc>
          <w:tcPr>
            <w:tcW w:w="720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SL</w:t>
            </w:r>
          </w:p>
        </w:tc>
        <w:tc>
          <w:tcPr>
            <w:tcW w:w="727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SBK</w:t>
            </w:r>
          </w:p>
        </w:tc>
        <w:tc>
          <w:tcPr>
            <w:tcW w:w="735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MO</w:t>
            </w:r>
          </w:p>
        </w:tc>
        <w:tc>
          <w:tcPr>
            <w:tcW w:w="1318" w:type="dxa"/>
            <w:vAlign w:val="center"/>
          </w:tcPr>
          <w:p w:rsidR="000D63E1" w:rsidRPr="00FB0696" w:rsidRDefault="000D63E1" w:rsidP="00235288">
            <w:pPr>
              <w:jc w:val="center"/>
              <w:rPr>
                <w:rFonts w:asciiTheme="majorHAnsi" w:hAnsiTheme="majorHAnsi" w:cs="Times New Roman"/>
                <w:lang w:val="en-US"/>
              </w:rPr>
            </w:pPr>
            <w:r w:rsidRPr="00235288">
              <w:rPr>
                <w:rFonts w:ascii="Cambria Math" w:hAnsi="Cambria Math" w:cs="Cambria Math"/>
              </w:rPr>
              <w:t>⊘</w:t>
            </w:r>
          </w:p>
        </w:tc>
        <w:tc>
          <w:tcPr>
            <w:tcW w:w="1165" w:type="dxa"/>
            <w:vAlign w:val="center"/>
          </w:tcPr>
          <w:p w:rsidR="000D63E1" w:rsidRPr="00FB0696" w:rsidRDefault="000D63E1" w:rsidP="00235288">
            <w:pPr>
              <w:jc w:val="center"/>
              <w:rPr>
                <w:rFonts w:asciiTheme="majorHAnsi" w:hAnsiTheme="majorHAnsi" w:cs="Times New Roman"/>
                <w:lang w:val="en-US"/>
              </w:rPr>
            </w:pPr>
            <w:r w:rsidRPr="00235288">
              <w:rPr>
                <w:rFonts w:ascii="Cambria Math" w:hAnsi="Cambria Math" w:cs="Cambria Math"/>
              </w:rPr>
              <w:t>⊘</w:t>
            </w:r>
          </w:p>
        </w:tc>
      </w:tr>
      <w:tr w:rsidR="000D63E1" w:rsidRPr="00FB0696" w:rsidTr="003C1908">
        <w:trPr>
          <w:trHeight w:val="340"/>
        </w:trPr>
        <w:tc>
          <w:tcPr>
            <w:tcW w:w="709" w:type="dxa"/>
            <w:vAlign w:val="center"/>
          </w:tcPr>
          <w:p w:rsidR="000D63E1" w:rsidRPr="00FB0696" w:rsidRDefault="000D63E1" w:rsidP="00235288">
            <w:pPr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="Cambria Math" w:hAnsi="Cambria Math" w:cs="Cambria Math"/>
              </w:rPr>
              <w:t>⊘</w:t>
            </w:r>
          </w:p>
        </w:tc>
        <w:tc>
          <w:tcPr>
            <w:tcW w:w="709" w:type="dxa"/>
            <w:vAlign w:val="center"/>
          </w:tcPr>
          <w:p w:rsidR="000D63E1" w:rsidRPr="00D66FBB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D66FBB">
              <w:rPr>
                <w:rFonts w:asciiTheme="majorHAnsi" w:hAnsiTheme="majorHAnsi" w:cs="Times New Roman"/>
                <w:b/>
                <w:lang w:val="en-US"/>
              </w:rPr>
              <w:t>A</w:t>
            </w:r>
          </w:p>
        </w:tc>
        <w:tc>
          <w:tcPr>
            <w:tcW w:w="850" w:type="dxa"/>
            <w:vAlign w:val="center"/>
          </w:tcPr>
          <w:p w:rsidR="000D63E1" w:rsidRPr="00FB0696" w:rsidRDefault="000D63E1" w:rsidP="00235288">
            <w:pPr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="Cambria Math" w:hAnsi="Cambria Math" w:cs="Cambria Math"/>
              </w:rPr>
              <w:t>⊘</w:t>
            </w:r>
          </w:p>
        </w:tc>
        <w:tc>
          <w:tcPr>
            <w:tcW w:w="502" w:type="dxa"/>
            <w:vAlign w:val="center"/>
          </w:tcPr>
          <w:p w:rsidR="000D63E1" w:rsidRPr="003E6B5D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3E6B5D">
              <w:rPr>
                <w:rFonts w:asciiTheme="majorHAnsi" w:hAnsiTheme="majorHAnsi" w:cs="Times New Roman"/>
                <w:b/>
                <w:lang w:val="en-US"/>
              </w:rPr>
              <w:t>2</w:t>
            </w:r>
          </w:p>
        </w:tc>
        <w:tc>
          <w:tcPr>
            <w:tcW w:w="1165" w:type="dxa"/>
            <w:vAlign w:val="center"/>
          </w:tcPr>
          <w:p w:rsidR="000D63E1" w:rsidRPr="00D66FBB" w:rsidRDefault="003E6B5D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>
              <w:rPr>
                <w:rFonts w:asciiTheme="majorHAnsi" w:hAnsiTheme="majorHAnsi" w:cs="Times New Roman"/>
                <w:b/>
                <w:lang w:val="en-US"/>
              </w:rPr>
              <w:t>50</w:t>
            </w:r>
          </w:p>
        </w:tc>
        <w:tc>
          <w:tcPr>
            <w:tcW w:w="727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C</w:t>
            </w:r>
          </w:p>
        </w:tc>
        <w:tc>
          <w:tcPr>
            <w:tcW w:w="720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S</w:t>
            </w:r>
          </w:p>
        </w:tc>
        <w:tc>
          <w:tcPr>
            <w:tcW w:w="874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10YR</w:t>
            </w:r>
          </w:p>
        </w:tc>
        <w:tc>
          <w:tcPr>
            <w:tcW w:w="729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4</w:t>
            </w:r>
          </w:p>
        </w:tc>
        <w:tc>
          <w:tcPr>
            <w:tcW w:w="873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2</w:t>
            </w:r>
          </w:p>
        </w:tc>
        <w:tc>
          <w:tcPr>
            <w:tcW w:w="931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N</w:t>
            </w:r>
          </w:p>
        </w:tc>
        <w:tc>
          <w:tcPr>
            <w:tcW w:w="904" w:type="dxa"/>
            <w:vAlign w:val="center"/>
          </w:tcPr>
          <w:p w:rsidR="000D63E1" w:rsidRPr="00FB0696" w:rsidRDefault="000D63E1" w:rsidP="00235288">
            <w:pPr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="Cambria Math" w:hAnsi="Cambria Math" w:cs="Cambria Math"/>
              </w:rPr>
              <w:t>⊘</w:t>
            </w:r>
          </w:p>
        </w:tc>
        <w:tc>
          <w:tcPr>
            <w:tcW w:w="778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15</w:t>
            </w:r>
          </w:p>
        </w:tc>
        <w:tc>
          <w:tcPr>
            <w:tcW w:w="740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70</w:t>
            </w:r>
          </w:p>
        </w:tc>
        <w:tc>
          <w:tcPr>
            <w:tcW w:w="720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SL</w:t>
            </w:r>
          </w:p>
        </w:tc>
        <w:tc>
          <w:tcPr>
            <w:tcW w:w="727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SBK</w:t>
            </w:r>
          </w:p>
        </w:tc>
        <w:tc>
          <w:tcPr>
            <w:tcW w:w="735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MO</w:t>
            </w:r>
          </w:p>
        </w:tc>
        <w:tc>
          <w:tcPr>
            <w:tcW w:w="1318" w:type="dxa"/>
            <w:vAlign w:val="center"/>
          </w:tcPr>
          <w:p w:rsidR="000D63E1" w:rsidRPr="00FB0696" w:rsidRDefault="000D63E1" w:rsidP="00235288">
            <w:pPr>
              <w:jc w:val="center"/>
              <w:rPr>
                <w:rFonts w:asciiTheme="majorHAnsi" w:hAnsiTheme="majorHAnsi" w:cs="Times New Roman"/>
                <w:lang w:val="en-US"/>
              </w:rPr>
            </w:pPr>
            <w:r w:rsidRPr="00235288">
              <w:rPr>
                <w:rFonts w:ascii="Cambria Math" w:hAnsi="Cambria Math" w:cs="Cambria Math"/>
              </w:rPr>
              <w:t>⊘</w:t>
            </w:r>
          </w:p>
        </w:tc>
        <w:tc>
          <w:tcPr>
            <w:tcW w:w="1165" w:type="dxa"/>
            <w:vAlign w:val="center"/>
          </w:tcPr>
          <w:p w:rsidR="000D63E1" w:rsidRPr="00FB0696" w:rsidRDefault="000D63E1" w:rsidP="00235288">
            <w:pPr>
              <w:jc w:val="center"/>
              <w:rPr>
                <w:rFonts w:asciiTheme="majorHAnsi" w:hAnsiTheme="majorHAnsi" w:cs="Times New Roman"/>
                <w:lang w:val="en-US"/>
              </w:rPr>
            </w:pPr>
            <w:r w:rsidRPr="00235288">
              <w:rPr>
                <w:rFonts w:ascii="Cambria Math" w:hAnsi="Cambria Math" w:cs="Cambria Math"/>
              </w:rPr>
              <w:t>⊘</w:t>
            </w:r>
          </w:p>
        </w:tc>
      </w:tr>
      <w:tr w:rsidR="000D63E1" w:rsidRPr="00FB0696" w:rsidTr="003C1908">
        <w:trPr>
          <w:trHeight w:val="340"/>
        </w:trPr>
        <w:tc>
          <w:tcPr>
            <w:tcW w:w="709" w:type="dxa"/>
            <w:vAlign w:val="center"/>
          </w:tcPr>
          <w:p w:rsidR="000D63E1" w:rsidRPr="00FB0696" w:rsidRDefault="000D63E1" w:rsidP="00235288">
            <w:pPr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="Cambria Math" w:hAnsi="Cambria Math" w:cs="Cambria Math"/>
              </w:rPr>
              <w:t>⊘</w:t>
            </w:r>
          </w:p>
        </w:tc>
        <w:tc>
          <w:tcPr>
            <w:tcW w:w="709" w:type="dxa"/>
            <w:vAlign w:val="center"/>
          </w:tcPr>
          <w:p w:rsidR="000D63E1" w:rsidRPr="00D66FBB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D66FBB">
              <w:rPr>
                <w:rFonts w:asciiTheme="majorHAnsi" w:hAnsiTheme="majorHAnsi" w:cs="Times New Roman"/>
                <w:b/>
                <w:lang w:val="en-US"/>
              </w:rPr>
              <w:t>B</w:t>
            </w:r>
          </w:p>
        </w:tc>
        <w:tc>
          <w:tcPr>
            <w:tcW w:w="850" w:type="dxa"/>
            <w:vAlign w:val="center"/>
          </w:tcPr>
          <w:p w:rsidR="000D63E1" w:rsidRPr="00FB0696" w:rsidRDefault="000D63E1" w:rsidP="00235288">
            <w:pPr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Theme="majorHAnsi" w:hAnsiTheme="majorHAnsi" w:cs="Times New Roman"/>
                <w:lang w:val="en-US"/>
              </w:rPr>
              <w:t>t</w:t>
            </w:r>
          </w:p>
        </w:tc>
        <w:tc>
          <w:tcPr>
            <w:tcW w:w="502" w:type="dxa"/>
            <w:vAlign w:val="center"/>
          </w:tcPr>
          <w:p w:rsidR="000D63E1" w:rsidRPr="00FB0696" w:rsidRDefault="000D63E1" w:rsidP="00235288">
            <w:pPr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="Cambria Math" w:hAnsi="Cambria Math" w:cs="Cambria Math"/>
              </w:rPr>
              <w:t>⊘</w:t>
            </w:r>
          </w:p>
        </w:tc>
        <w:tc>
          <w:tcPr>
            <w:tcW w:w="1165" w:type="dxa"/>
            <w:vAlign w:val="center"/>
          </w:tcPr>
          <w:p w:rsidR="000D63E1" w:rsidRPr="00D66FBB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D66FBB">
              <w:rPr>
                <w:rFonts w:asciiTheme="majorHAnsi" w:hAnsiTheme="majorHAnsi" w:cs="Times New Roman"/>
                <w:b/>
                <w:lang w:val="en-US"/>
              </w:rPr>
              <w:t>90</w:t>
            </w:r>
          </w:p>
        </w:tc>
        <w:tc>
          <w:tcPr>
            <w:tcW w:w="727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A</w:t>
            </w:r>
          </w:p>
        </w:tc>
        <w:tc>
          <w:tcPr>
            <w:tcW w:w="720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W</w:t>
            </w:r>
          </w:p>
        </w:tc>
        <w:tc>
          <w:tcPr>
            <w:tcW w:w="874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10YR</w:t>
            </w:r>
          </w:p>
        </w:tc>
        <w:tc>
          <w:tcPr>
            <w:tcW w:w="729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4</w:t>
            </w:r>
          </w:p>
        </w:tc>
        <w:tc>
          <w:tcPr>
            <w:tcW w:w="873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6</w:t>
            </w:r>
          </w:p>
        </w:tc>
        <w:tc>
          <w:tcPr>
            <w:tcW w:w="931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N</w:t>
            </w:r>
          </w:p>
        </w:tc>
        <w:tc>
          <w:tcPr>
            <w:tcW w:w="904" w:type="dxa"/>
            <w:vAlign w:val="center"/>
          </w:tcPr>
          <w:p w:rsidR="000D63E1" w:rsidRPr="00FB0696" w:rsidRDefault="000D63E1" w:rsidP="00235288">
            <w:pPr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="Cambria Math" w:hAnsi="Cambria Math" w:cs="Cambria Math"/>
              </w:rPr>
              <w:t>⊘</w:t>
            </w:r>
          </w:p>
        </w:tc>
        <w:tc>
          <w:tcPr>
            <w:tcW w:w="778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22</w:t>
            </w:r>
          </w:p>
        </w:tc>
        <w:tc>
          <w:tcPr>
            <w:tcW w:w="740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60</w:t>
            </w:r>
          </w:p>
        </w:tc>
        <w:tc>
          <w:tcPr>
            <w:tcW w:w="720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SCL</w:t>
            </w:r>
          </w:p>
        </w:tc>
        <w:tc>
          <w:tcPr>
            <w:tcW w:w="727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PR</w:t>
            </w:r>
          </w:p>
        </w:tc>
        <w:tc>
          <w:tcPr>
            <w:tcW w:w="735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MO</w:t>
            </w:r>
          </w:p>
        </w:tc>
        <w:tc>
          <w:tcPr>
            <w:tcW w:w="1318" w:type="dxa"/>
            <w:vAlign w:val="center"/>
          </w:tcPr>
          <w:p w:rsidR="000D63E1" w:rsidRPr="00FB0696" w:rsidRDefault="000D63E1" w:rsidP="00235288">
            <w:pPr>
              <w:jc w:val="center"/>
              <w:rPr>
                <w:rFonts w:asciiTheme="majorHAnsi" w:hAnsiTheme="majorHAnsi" w:cs="Times New Roman"/>
                <w:lang w:val="en-US"/>
              </w:rPr>
            </w:pPr>
            <w:r w:rsidRPr="00235288">
              <w:rPr>
                <w:rFonts w:ascii="Cambria Math" w:hAnsi="Cambria Math" w:cs="Cambria Math"/>
              </w:rPr>
              <w:t>⊘</w:t>
            </w:r>
          </w:p>
        </w:tc>
        <w:tc>
          <w:tcPr>
            <w:tcW w:w="1165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C</w:t>
            </w:r>
          </w:p>
        </w:tc>
      </w:tr>
      <w:tr w:rsidR="000D63E1" w:rsidRPr="00FB0696" w:rsidTr="003C1908">
        <w:trPr>
          <w:trHeight w:val="340"/>
        </w:trPr>
        <w:tc>
          <w:tcPr>
            <w:tcW w:w="709" w:type="dxa"/>
            <w:vAlign w:val="center"/>
          </w:tcPr>
          <w:p w:rsidR="000D63E1" w:rsidRPr="00FB0696" w:rsidRDefault="000D63E1" w:rsidP="00235288">
            <w:pPr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="Cambria Math" w:hAnsi="Cambria Math" w:cs="Cambria Math"/>
              </w:rPr>
              <w:t>⊘</w:t>
            </w:r>
          </w:p>
        </w:tc>
        <w:tc>
          <w:tcPr>
            <w:tcW w:w="709" w:type="dxa"/>
            <w:vAlign w:val="center"/>
          </w:tcPr>
          <w:p w:rsidR="000D63E1" w:rsidRPr="00D66FBB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D66FBB">
              <w:rPr>
                <w:rFonts w:asciiTheme="majorHAnsi" w:hAnsiTheme="majorHAnsi" w:cs="Times New Roman"/>
                <w:b/>
                <w:lang w:val="en-US"/>
              </w:rPr>
              <w:t>BC</w:t>
            </w:r>
          </w:p>
        </w:tc>
        <w:tc>
          <w:tcPr>
            <w:tcW w:w="850" w:type="dxa"/>
            <w:vAlign w:val="center"/>
          </w:tcPr>
          <w:p w:rsidR="000D63E1" w:rsidRPr="00FB0696" w:rsidRDefault="000D63E1" w:rsidP="00235288">
            <w:pPr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Theme="majorHAnsi" w:hAnsiTheme="majorHAnsi" w:cs="Times New Roman"/>
                <w:lang w:val="en-US"/>
              </w:rPr>
              <w:t>k</w:t>
            </w:r>
          </w:p>
        </w:tc>
        <w:tc>
          <w:tcPr>
            <w:tcW w:w="502" w:type="dxa"/>
            <w:vAlign w:val="center"/>
          </w:tcPr>
          <w:p w:rsidR="000D63E1" w:rsidRPr="00FB0696" w:rsidRDefault="000D63E1" w:rsidP="00235288">
            <w:pPr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="Cambria Math" w:hAnsi="Cambria Math" w:cs="Cambria Math"/>
              </w:rPr>
              <w:t>⊘</w:t>
            </w:r>
          </w:p>
        </w:tc>
        <w:tc>
          <w:tcPr>
            <w:tcW w:w="1165" w:type="dxa"/>
            <w:vAlign w:val="center"/>
          </w:tcPr>
          <w:p w:rsidR="000D63E1" w:rsidRPr="00D66FBB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D66FBB">
              <w:rPr>
                <w:rFonts w:asciiTheme="majorHAnsi" w:hAnsiTheme="majorHAnsi" w:cs="Times New Roman"/>
                <w:b/>
                <w:lang w:val="en-US"/>
              </w:rPr>
              <w:t>120</w:t>
            </w:r>
          </w:p>
        </w:tc>
        <w:tc>
          <w:tcPr>
            <w:tcW w:w="727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C</w:t>
            </w:r>
          </w:p>
        </w:tc>
        <w:tc>
          <w:tcPr>
            <w:tcW w:w="720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S</w:t>
            </w:r>
          </w:p>
        </w:tc>
        <w:tc>
          <w:tcPr>
            <w:tcW w:w="874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2.5Y</w:t>
            </w:r>
          </w:p>
        </w:tc>
        <w:tc>
          <w:tcPr>
            <w:tcW w:w="729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6</w:t>
            </w:r>
          </w:p>
        </w:tc>
        <w:tc>
          <w:tcPr>
            <w:tcW w:w="873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4</w:t>
            </w:r>
          </w:p>
        </w:tc>
        <w:tc>
          <w:tcPr>
            <w:tcW w:w="931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EX</w:t>
            </w:r>
          </w:p>
        </w:tc>
        <w:tc>
          <w:tcPr>
            <w:tcW w:w="904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SC,HC</w:t>
            </w:r>
          </w:p>
        </w:tc>
        <w:tc>
          <w:tcPr>
            <w:tcW w:w="778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13</w:t>
            </w:r>
          </w:p>
        </w:tc>
        <w:tc>
          <w:tcPr>
            <w:tcW w:w="740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60</w:t>
            </w:r>
          </w:p>
        </w:tc>
        <w:tc>
          <w:tcPr>
            <w:tcW w:w="720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SL</w:t>
            </w:r>
          </w:p>
        </w:tc>
        <w:tc>
          <w:tcPr>
            <w:tcW w:w="727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GR</w:t>
            </w:r>
          </w:p>
        </w:tc>
        <w:tc>
          <w:tcPr>
            <w:tcW w:w="735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WE</w:t>
            </w:r>
          </w:p>
        </w:tc>
        <w:tc>
          <w:tcPr>
            <w:tcW w:w="1318" w:type="dxa"/>
            <w:vAlign w:val="center"/>
          </w:tcPr>
          <w:p w:rsidR="000D63E1" w:rsidRPr="00FB0696" w:rsidRDefault="000D63E1" w:rsidP="00235288">
            <w:pPr>
              <w:jc w:val="center"/>
              <w:rPr>
                <w:rFonts w:asciiTheme="majorHAnsi" w:hAnsiTheme="majorHAnsi" w:cs="Times New Roman"/>
                <w:lang w:val="en-US"/>
              </w:rPr>
            </w:pPr>
            <w:r w:rsidRPr="00235288">
              <w:rPr>
                <w:rFonts w:ascii="Cambria Math" w:hAnsi="Cambria Math" w:cs="Cambria Math"/>
              </w:rPr>
              <w:t>⊘</w:t>
            </w:r>
          </w:p>
        </w:tc>
        <w:tc>
          <w:tcPr>
            <w:tcW w:w="1165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CC</w:t>
            </w:r>
          </w:p>
        </w:tc>
      </w:tr>
      <w:tr w:rsidR="000D63E1" w:rsidRPr="00FB0696" w:rsidTr="003C1908">
        <w:trPr>
          <w:trHeight w:val="340"/>
        </w:trPr>
        <w:tc>
          <w:tcPr>
            <w:tcW w:w="709" w:type="dxa"/>
            <w:vAlign w:val="center"/>
          </w:tcPr>
          <w:p w:rsidR="000D63E1" w:rsidRPr="00FB0696" w:rsidRDefault="000D63E1" w:rsidP="00235288">
            <w:pPr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="Cambria Math" w:hAnsi="Cambria Math" w:cs="Cambria Math"/>
              </w:rPr>
              <w:t>⊘</w:t>
            </w:r>
          </w:p>
        </w:tc>
        <w:tc>
          <w:tcPr>
            <w:tcW w:w="709" w:type="dxa"/>
            <w:vAlign w:val="center"/>
          </w:tcPr>
          <w:p w:rsidR="000D63E1" w:rsidRPr="00D66FBB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D66FBB">
              <w:rPr>
                <w:rFonts w:asciiTheme="majorHAnsi" w:hAnsiTheme="majorHAnsi" w:cs="Times New Roman"/>
                <w:b/>
                <w:lang w:val="en-US"/>
              </w:rPr>
              <w:t>C</w:t>
            </w:r>
          </w:p>
        </w:tc>
        <w:tc>
          <w:tcPr>
            <w:tcW w:w="850" w:type="dxa"/>
            <w:vAlign w:val="center"/>
          </w:tcPr>
          <w:p w:rsidR="000D63E1" w:rsidRPr="00FB0696" w:rsidRDefault="000D63E1" w:rsidP="00235288">
            <w:pPr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Theme="majorHAnsi" w:hAnsiTheme="majorHAnsi" w:cs="Times New Roman"/>
                <w:lang w:val="en-US"/>
              </w:rPr>
              <w:t>k</w:t>
            </w:r>
          </w:p>
        </w:tc>
        <w:tc>
          <w:tcPr>
            <w:tcW w:w="502" w:type="dxa"/>
            <w:vAlign w:val="center"/>
          </w:tcPr>
          <w:p w:rsidR="000D63E1" w:rsidRPr="00FB0696" w:rsidRDefault="000D63E1" w:rsidP="00235288">
            <w:pPr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="Cambria Math" w:hAnsi="Cambria Math" w:cs="Cambria Math"/>
              </w:rPr>
              <w:t>⊘</w:t>
            </w:r>
          </w:p>
        </w:tc>
        <w:tc>
          <w:tcPr>
            <w:tcW w:w="1165" w:type="dxa"/>
            <w:vAlign w:val="center"/>
          </w:tcPr>
          <w:p w:rsidR="000D63E1" w:rsidRPr="00D66FBB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D66FBB">
              <w:rPr>
                <w:rFonts w:asciiTheme="majorHAnsi" w:hAnsiTheme="majorHAnsi" w:cs="Times New Roman"/>
                <w:b/>
                <w:lang w:val="en-US"/>
              </w:rPr>
              <w:t>130</w:t>
            </w:r>
          </w:p>
        </w:tc>
        <w:tc>
          <w:tcPr>
            <w:tcW w:w="727" w:type="dxa"/>
            <w:vAlign w:val="center"/>
          </w:tcPr>
          <w:p w:rsidR="000D63E1" w:rsidRPr="00FB0696" w:rsidRDefault="000D63E1" w:rsidP="00235288">
            <w:pPr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="Cambria Math" w:hAnsi="Cambria Math" w:cs="Cambria Math"/>
              </w:rPr>
              <w:t>⊘</w:t>
            </w:r>
          </w:p>
        </w:tc>
        <w:tc>
          <w:tcPr>
            <w:tcW w:w="720" w:type="dxa"/>
            <w:vAlign w:val="center"/>
          </w:tcPr>
          <w:p w:rsidR="000D63E1" w:rsidRPr="00FB0696" w:rsidRDefault="000D63E1" w:rsidP="00235288">
            <w:pPr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="Cambria Math" w:hAnsi="Cambria Math" w:cs="Cambria Math"/>
              </w:rPr>
              <w:t>⊘</w:t>
            </w:r>
          </w:p>
        </w:tc>
        <w:tc>
          <w:tcPr>
            <w:tcW w:w="874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2.5</w:t>
            </w:r>
            <w:r w:rsidR="003E6B5D">
              <w:rPr>
                <w:rFonts w:asciiTheme="majorHAnsi" w:hAnsiTheme="majorHAnsi" w:cs="Times New Roman"/>
                <w:b/>
                <w:lang w:val="en-US"/>
              </w:rPr>
              <w:t>Y</w:t>
            </w:r>
          </w:p>
        </w:tc>
        <w:tc>
          <w:tcPr>
            <w:tcW w:w="729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6</w:t>
            </w:r>
          </w:p>
        </w:tc>
        <w:tc>
          <w:tcPr>
            <w:tcW w:w="873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4</w:t>
            </w:r>
          </w:p>
        </w:tc>
        <w:tc>
          <w:tcPr>
            <w:tcW w:w="931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EX</w:t>
            </w:r>
          </w:p>
        </w:tc>
        <w:tc>
          <w:tcPr>
            <w:tcW w:w="904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SC,HC</w:t>
            </w:r>
          </w:p>
        </w:tc>
        <w:tc>
          <w:tcPr>
            <w:tcW w:w="778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6</w:t>
            </w:r>
          </w:p>
        </w:tc>
        <w:tc>
          <w:tcPr>
            <w:tcW w:w="740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65</w:t>
            </w:r>
          </w:p>
        </w:tc>
        <w:tc>
          <w:tcPr>
            <w:tcW w:w="720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SL</w:t>
            </w:r>
          </w:p>
        </w:tc>
        <w:tc>
          <w:tcPr>
            <w:tcW w:w="727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SGR</w:t>
            </w:r>
          </w:p>
        </w:tc>
        <w:tc>
          <w:tcPr>
            <w:tcW w:w="735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WE</w:t>
            </w:r>
          </w:p>
        </w:tc>
        <w:tc>
          <w:tcPr>
            <w:tcW w:w="1318" w:type="dxa"/>
            <w:vAlign w:val="center"/>
          </w:tcPr>
          <w:p w:rsidR="000D63E1" w:rsidRPr="00FB0696" w:rsidRDefault="000D63E1" w:rsidP="00235288">
            <w:pPr>
              <w:jc w:val="center"/>
              <w:rPr>
                <w:rFonts w:asciiTheme="majorHAnsi" w:hAnsiTheme="majorHAnsi" w:cs="Times New Roman"/>
                <w:lang w:val="en-US"/>
              </w:rPr>
            </w:pPr>
            <w:r w:rsidRPr="00235288">
              <w:rPr>
                <w:rFonts w:ascii="Cambria Math" w:hAnsi="Cambria Math" w:cs="Cambria Math"/>
              </w:rPr>
              <w:t>⊘</w:t>
            </w:r>
          </w:p>
        </w:tc>
        <w:tc>
          <w:tcPr>
            <w:tcW w:w="1165" w:type="dxa"/>
            <w:vAlign w:val="center"/>
          </w:tcPr>
          <w:p w:rsidR="000D63E1" w:rsidRPr="006A44D9" w:rsidRDefault="000D63E1" w:rsidP="0023528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6A44D9">
              <w:rPr>
                <w:rFonts w:asciiTheme="majorHAnsi" w:hAnsiTheme="majorHAnsi" w:cs="Times New Roman"/>
                <w:b/>
                <w:lang w:val="en-US"/>
              </w:rPr>
              <w:t>CC</w:t>
            </w:r>
          </w:p>
        </w:tc>
      </w:tr>
      <w:tr w:rsidR="000D63E1" w:rsidRPr="00FB0696" w:rsidTr="003C1908">
        <w:trPr>
          <w:trHeight w:val="340"/>
        </w:trPr>
        <w:tc>
          <w:tcPr>
            <w:tcW w:w="709" w:type="dxa"/>
            <w:vAlign w:val="center"/>
          </w:tcPr>
          <w:p w:rsidR="000D63E1" w:rsidRPr="00FB0696" w:rsidRDefault="000D63E1" w:rsidP="00235288">
            <w:pPr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="Cambria Math" w:hAnsi="Cambria Math" w:cs="Cambria Math"/>
              </w:rPr>
              <w:t>⊘</w:t>
            </w:r>
          </w:p>
        </w:tc>
        <w:tc>
          <w:tcPr>
            <w:tcW w:w="709" w:type="dxa"/>
            <w:vAlign w:val="center"/>
          </w:tcPr>
          <w:p w:rsidR="000D63E1" w:rsidRPr="00FB0696" w:rsidRDefault="000D63E1" w:rsidP="00235288">
            <w:pPr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="Cambria Math" w:hAnsi="Cambria Math" w:cs="Cambria Math"/>
              </w:rPr>
              <w:t>⊘</w:t>
            </w:r>
          </w:p>
        </w:tc>
        <w:tc>
          <w:tcPr>
            <w:tcW w:w="850" w:type="dxa"/>
            <w:vAlign w:val="center"/>
          </w:tcPr>
          <w:p w:rsidR="000D63E1" w:rsidRPr="00FB0696" w:rsidRDefault="000D63E1" w:rsidP="00235288">
            <w:pPr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="Cambria Math" w:hAnsi="Cambria Math" w:cs="Cambria Math"/>
              </w:rPr>
              <w:t>⊘</w:t>
            </w:r>
          </w:p>
        </w:tc>
        <w:tc>
          <w:tcPr>
            <w:tcW w:w="502" w:type="dxa"/>
            <w:vAlign w:val="center"/>
          </w:tcPr>
          <w:p w:rsidR="000D63E1" w:rsidRPr="00FB0696" w:rsidRDefault="000D63E1" w:rsidP="00235288">
            <w:pPr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="Cambria Math" w:hAnsi="Cambria Math" w:cs="Cambria Math"/>
              </w:rPr>
              <w:t>⊘</w:t>
            </w:r>
          </w:p>
        </w:tc>
        <w:tc>
          <w:tcPr>
            <w:tcW w:w="1165" w:type="dxa"/>
            <w:vAlign w:val="center"/>
          </w:tcPr>
          <w:p w:rsidR="000D63E1" w:rsidRPr="00FB0696" w:rsidRDefault="000D63E1" w:rsidP="00235288">
            <w:pPr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="Cambria Math" w:hAnsi="Cambria Math" w:cs="Cambria Math"/>
              </w:rPr>
              <w:t>⊘</w:t>
            </w:r>
          </w:p>
        </w:tc>
        <w:tc>
          <w:tcPr>
            <w:tcW w:w="727" w:type="dxa"/>
            <w:vAlign w:val="center"/>
          </w:tcPr>
          <w:p w:rsidR="000D63E1" w:rsidRPr="00FB0696" w:rsidRDefault="000D63E1" w:rsidP="00235288">
            <w:pPr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="Cambria Math" w:hAnsi="Cambria Math" w:cs="Cambria Math"/>
              </w:rPr>
              <w:t>⊘</w:t>
            </w:r>
          </w:p>
        </w:tc>
        <w:tc>
          <w:tcPr>
            <w:tcW w:w="720" w:type="dxa"/>
            <w:vAlign w:val="center"/>
          </w:tcPr>
          <w:p w:rsidR="000D63E1" w:rsidRPr="00FB0696" w:rsidRDefault="000D63E1" w:rsidP="00235288">
            <w:pPr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="Cambria Math" w:hAnsi="Cambria Math" w:cs="Cambria Math"/>
              </w:rPr>
              <w:t>⊘</w:t>
            </w:r>
          </w:p>
        </w:tc>
        <w:tc>
          <w:tcPr>
            <w:tcW w:w="874" w:type="dxa"/>
            <w:vAlign w:val="center"/>
          </w:tcPr>
          <w:p w:rsidR="000D63E1" w:rsidRPr="00FB0696" w:rsidRDefault="000D63E1" w:rsidP="00235288">
            <w:pPr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="Cambria Math" w:hAnsi="Cambria Math" w:cs="Cambria Math"/>
              </w:rPr>
              <w:t>⊘</w:t>
            </w:r>
          </w:p>
        </w:tc>
        <w:tc>
          <w:tcPr>
            <w:tcW w:w="729" w:type="dxa"/>
            <w:vAlign w:val="center"/>
          </w:tcPr>
          <w:p w:rsidR="000D63E1" w:rsidRPr="00FB0696" w:rsidRDefault="000D63E1" w:rsidP="00235288">
            <w:pPr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="Cambria Math" w:hAnsi="Cambria Math" w:cs="Cambria Math"/>
              </w:rPr>
              <w:t>⊘</w:t>
            </w:r>
          </w:p>
        </w:tc>
        <w:tc>
          <w:tcPr>
            <w:tcW w:w="873" w:type="dxa"/>
            <w:vAlign w:val="center"/>
          </w:tcPr>
          <w:p w:rsidR="000D63E1" w:rsidRPr="00FB0696" w:rsidRDefault="000D63E1" w:rsidP="00235288">
            <w:pPr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="Cambria Math" w:hAnsi="Cambria Math" w:cs="Cambria Math"/>
              </w:rPr>
              <w:t>⊘</w:t>
            </w:r>
          </w:p>
        </w:tc>
        <w:tc>
          <w:tcPr>
            <w:tcW w:w="931" w:type="dxa"/>
            <w:vAlign w:val="center"/>
          </w:tcPr>
          <w:p w:rsidR="000D63E1" w:rsidRPr="00FB0696" w:rsidRDefault="000D63E1" w:rsidP="00235288">
            <w:pPr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="Cambria Math" w:hAnsi="Cambria Math" w:cs="Cambria Math"/>
              </w:rPr>
              <w:t>⊘</w:t>
            </w:r>
          </w:p>
        </w:tc>
        <w:tc>
          <w:tcPr>
            <w:tcW w:w="904" w:type="dxa"/>
            <w:vAlign w:val="center"/>
          </w:tcPr>
          <w:p w:rsidR="000D63E1" w:rsidRPr="00FB0696" w:rsidRDefault="000D63E1" w:rsidP="00235288">
            <w:pPr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="Cambria Math" w:hAnsi="Cambria Math" w:cs="Cambria Math"/>
              </w:rPr>
              <w:t>⊘</w:t>
            </w:r>
          </w:p>
        </w:tc>
        <w:tc>
          <w:tcPr>
            <w:tcW w:w="778" w:type="dxa"/>
            <w:vAlign w:val="center"/>
          </w:tcPr>
          <w:p w:rsidR="000D63E1" w:rsidRPr="00FB0696" w:rsidRDefault="000D63E1" w:rsidP="00235288">
            <w:pPr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="Cambria Math" w:hAnsi="Cambria Math" w:cs="Cambria Math"/>
              </w:rPr>
              <w:t>⊘</w:t>
            </w:r>
          </w:p>
        </w:tc>
        <w:tc>
          <w:tcPr>
            <w:tcW w:w="740" w:type="dxa"/>
            <w:vAlign w:val="center"/>
          </w:tcPr>
          <w:p w:rsidR="000D63E1" w:rsidRPr="00FB0696" w:rsidRDefault="000D63E1" w:rsidP="00235288">
            <w:pPr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="Cambria Math" w:hAnsi="Cambria Math" w:cs="Cambria Math"/>
              </w:rPr>
              <w:t>⊘</w:t>
            </w:r>
          </w:p>
        </w:tc>
        <w:tc>
          <w:tcPr>
            <w:tcW w:w="720" w:type="dxa"/>
            <w:vAlign w:val="center"/>
          </w:tcPr>
          <w:p w:rsidR="000D63E1" w:rsidRPr="00FB0696" w:rsidRDefault="000D63E1" w:rsidP="00235288">
            <w:pPr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="Cambria Math" w:hAnsi="Cambria Math" w:cs="Cambria Math"/>
              </w:rPr>
              <w:t>⊘</w:t>
            </w:r>
          </w:p>
        </w:tc>
        <w:tc>
          <w:tcPr>
            <w:tcW w:w="727" w:type="dxa"/>
            <w:vAlign w:val="center"/>
          </w:tcPr>
          <w:p w:rsidR="000D63E1" w:rsidRPr="00FB0696" w:rsidRDefault="000D63E1" w:rsidP="00235288">
            <w:pPr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="Cambria Math" w:hAnsi="Cambria Math" w:cs="Cambria Math"/>
              </w:rPr>
              <w:t>⊘</w:t>
            </w:r>
          </w:p>
        </w:tc>
        <w:tc>
          <w:tcPr>
            <w:tcW w:w="735" w:type="dxa"/>
            <w:vAlign w:val="center"/>
          </w:tcPr>
          <w:p w:rsidR="000D63E1" w:rsidRPr="00FB0696" w:rsidRDefault="000D63E1" w:rsidP="00235288">
            <w:pPr>
              <w:jc w:val="center"/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="Cambria Math" w:hAnsi="Cambria Math" w:cs="Cambria Math"/>
              </w:rPr>
              <w:t>⊘</w:t>
            </w:r>
          </w:p>
        </w:tc>
        <w:tc>
          <w:tcPr>
            <w:tcW w:w="1318" w:type="dxa"/>
            <w:vAlign w:val="center"/>
          </w:tcPr>
          <w:p w:rsidR="000D63E1" w:rsidRPr="00FB0696" w:rsidRDefault="000D63E1" w:rsidP="00235288">
            <w:pPr>
              <w:jc w:val="center"/>
              <w:rPr>
                <w:rFonts w:asciiTheme="majorHAnsi" w:hAnsiTheme="majorHAnsi" w:cs="Times New Roman"/>
                <w:lang w:val="en-US"/>
              </w:rPr>
            </w:pPr>
            <w:r w:rsidRPr="00235288">
              <w:rPr>
                <w:rFonts w:ascii="Cambria Math" w:hAnsi="Cambria Math" w:cs="Cambria Math"/>
              </w:rPr>
              <w:t>⊘</w:t>
            </w:r>
          </w:p>
        </w:tc>
        <w:tc>
          <w:tcPr>
            <w:tcW w:w="1165" w:type="dxa"/>
            <w:vAlign w:val="center"/>
          </w:tcPr>
          <w:p w:rsidR="000D63E1" w:rsidRPr="00FB0696" w:rsidRDefault="000D63E1" w:rsidP="00235288">
            <w:pPr>
              <w:jc w:val="center"/>
              <w:rPr>
                <w:rFonts w:asciiTheme="majorHAnsi" w:hAnsiTheme="majorHAnsi" w:cs="Times New Roman"/>
                <w:lang w:val="en-US"/>
              </w:rPr>
            </w:pPr>
            <w:r w:rsidRPr="00235288">
              <w:rPr>
                <w:rFonts w:ascii="Cambria Math" w:hAnsi="Cambria Math" w:cs="Cambria Math"/>
              </w:rPr>
              <w:t>⊘</w:t>
            </w:r>
          </w:p>
        </w:tc>
      </w:tr>
    </w:tbl>
    <w:p w:rsidR="00E41AF6" w:rsidRDefault="00E41AF6">
      <w:pPr>
        <w:rPr>
          <w:ins w:id="15" w:author="Galbraith, John" w:date="2015-08-12T09:56:00Z"/>
          <w:rFonts w:asciiTheme="majorHAnsi" w:hAnsiTheme="majorHAnsi" w:cs="Times New Roman"/>
          <w:b/>
          <w:caps/>
          <w:sz w:val="28"/>
          <w:szCs w:val="28"/>
          <w:lang w:val="en-US"/>
        </w:rPr>
      </w:pPr>
    </w:p>
    <w:p w:rsidR="00B43CE0" w:rsidRDefault="00E41AF6">
      <w:pPr>
        <w:rPr>
          <w:rFonts w:asciiTheme="majorHAnsi" w:hAnsiTheme="majorHAnsi" w:cs="Times New Roman"/>
          <w:b/>
          <w:caps/>
          <w:sz w:val="28"/>
          <w:szCs w:val="28"/>
          <w:lang w:val="en-US"/>
        </w:rPr>
      </w:pPr>
      <w:ins w:id="16" w:author="Galbraith, John" w:date="2015-08-12T09:56:00Z">
        <w:r w:rsidRPr="00E41AF6">
          <w:rPr>
            <w:rFonts w:asciiTheme="majorHAnsi" w:hAnsiTheme="majorHAnsi" w:cs="Times New Roman"/>
            <w:b/>
            <w:caps/>
            <w:sz w:val="28"/>
            <w:szCs w:val="28"/>
            <w:highlight w:val="yellow"/>
            <w:lang w:val="en-US"/>
            <w:rPrChange w:id="17" w:author="Galbraith, John" w:date="2015-08-12T09:57:00Z">
              <w:rPr>
                <w:rFonts w:asciiTheme="majorHAnsi" w:hAnsiTheme="majorHAnsi" w:cs="Times New Roman"/>
                <w:b/>
                <w:caps/>
                <w:sz w:val="28"/>
                <w:szCs w:val="28"/>
                <w:lang w:val="en-US"/>
              </w:rPr>
            </w:rPrChange>
          </w:rPr>
          <w:t xml:space="preserve">Where is </w:t>
        </w:r>
      </w:ins>
      <w:ins w:id="18" w:author="Galbraith, John" w:date="2015-08-12T09:57:00Z">
        <w:r w:rsidRPr="00E41AF6">
          <w:rPr>
            <w:rFonts w:asciiTheme="majorHAnsi" w:hAnsiTheme="majorHAnsi" w:cs="Times New Roman"/>
            <w:b/>
            <w:caps/>
            <w:sz w:val="28"/>
            <w:szCs w:val="28"/>
            <w:highlight w:val="yellow"/>
            <w:lang w:val="en-US"/>
            <w:rPrChange w:id="19" w:author="Galbraith, John" w:date="2015-08-12T09:57:00Z">
              <w:rPr>
                <w:rFonts w:asciiTheme="majorHAnsi" w:hAnsiTheme="majorHAnsi" w:cs="Times New Roman"/>
                <w:b/>
                <w:caps/>
                <w:sz w:val="28"/>
                <w:szCs w:val="28"/>
                <w:lang w:val="en-US"/>
              </w:rPr>
            </w:rPrChange>
          </w:rPr>
          <w:t>part II?</w:t>
        </w:r>
      </w:ins>
      <w:r w:rsidR="00B43CE0">
        <w:rPr>
          <w:rFonts w:asciiTheme="majorHAnsi" w:hAnsiTheme="majorHAnsi" w:cs="Times New Roman"/>
          <w:b/>
          <w:caps/>
          <w:sz w:val="28"/>
          <w:szCs w:val="28"/>
          <w:lang w:val="en-US"/>
        </w:rPr>
        <w:br w:type="page"/>
      </w:r>
    </w:p>
    <w:p w:rsidR="00F666BA" w:rsidRDefault="00892B88" w:rsidP="00C67042">
      <w:pPr>
        <w:spacing w:before="120" w:after="120"/>
        <w:rPr>
          <w:rFonts w:asciiTheme="majorHAnsi" w:hAnsiTheme="majorHAnsi" w:cs="Times New Roman"/>
          <w:b/>
          <w:caps/>
          <w:sz w:val="28"/>
          <w:szCs w:val="28"/>
          <w:lang w:val="en-US"/>
        </w:rPr>
      </w:pPr>
      <w:r w:rsidRPr="00A853E1">
        <w:rPr>
          <w:rFonts w:asciiTheme="majorHAnsi" w:hAnsiTheme="majorHAnsi" w:cs="Times New Roman"/>
          <w:b/>
          <w:caps/>
          <w:sz w:val="28"/>
          <w:szCs w:val="28"/>
          <w:lang w:val="en-US"/>
        </w:rPr>
        <w:lastRenderedPageBreak/>
        <w:t>I</w:t>
      </w:r>
      <w:r w:rsidR="0059362D" w:rsidRPr="00A853E1">
        <w:rPr>
          <w:rFonts w:asciiTheme="majorHAnsi" w:hAnsiTheme="majorHAnsi" w:cs="Times New Roman"/>
          <w:b/>
          <w:caps/>
          <w:sz w:val="28"/>
          <w:szCs w:val="28"/>
          <w:lang w:val="en-US"/>
        </w:rPr>
        <w:t>II</w:t>
      </w:r>
      <w:r w:rsidRPr="00A853E1">
        <w:rPr>
          <w:rFonts w:asciiTheme="majorHAnsi" w:hAnsiTheme="majorHAnsi" w:cs="Times New Roman"/>
          <w:b/>
          <w:caps/>
          <w:sz w:val="28"/>
          <w:szCs w:val="28"/>
          <w:lang w:val="en-US"/>
        </w:rPr>
        <w:t xml:space="preserve">. </w:t>
      </w:r>
      <w:r w:rsidR="00FB0696" w:rsidRPr="00A853E1">
        <w:rPr>
          <w:rFonts w:asciiTheme="majorHAnsi" w:hAnsiTheme="majorHAnsi" w:cs="Times New Roman"/>
          <w:b/>
          <w:caps/>
          <w:sz w:val="28"/>
          <w:szCs w:val="28"/>
          <w:lang w:val="en-US"/>
        </w:rPr>
        <w:t>Diagnostics</w:t>
      </w:r>
      <w:r w:rsidR="00B43CE0">
        <w:rPr>
          <w:rFonts w:asciiTheme="majorHAnsi" w:hAnsiTheme="majorHAnsi" w:cs="Times New Roman"/>
          <w:b/>
          <w:caps/>
          <w:sz w:val="28"/>
          <w:szCs w:val="28"/>
          <w:lang w:val="en-US"/>
        </w:rPr>
        <w:t xml:space="preserve"> and soil classification</w:t>
      </w:r>
    </w:p>
    <w:tbl>
      <w:tblPr>
        <w:tblStyle w:val="TableGrid"/>
        <w:tblW w:w="12582" w:type="dxa"/>
        <w:tblLayout w:type="fixed"/>
        <w:tblLook w:val="04A0" w:firstRow="1" w:lastRow="0" w:firstColumn="1" w:lastColumn="0" w:noHBand="0" w:noVBand="1"/>
      </w:tblPr>
      <w:tblGrid>
        <w:gridCol w:w="454"/>
        <w:gridCol w:w="1355"/>
        <w:gridCol w:w="426"/>
        <w:gridCol w:w="2693"/>
        <w:gridCol w:w="449"/>
        <w:gridCol w:w="2669"/>
        <w:gridCol w:w="384"/>
        <w:gridCol w:w="2026"/>
        <w:gridCol w:w="425"/>
        <w:gridCol w:w="1701"/>
      </w:tblGrid>
      <w:tr w:rsidR="000B3C18" w:rsidRPr="00FB0696" w:rsidTr="00EA6C86">
        <w:trPr>
          <w:trHeight w:val="474"/>
        </w:trPr>
        <w:tc>
          <w:tcPr>
            <w:tcW w:w="12582" w:type="dxa"/>
            <w:gridSpan w:val="10"/>
            <w:vAlign w:val="center"/>
          </w:tcPr>
          <w:p w:rsidR="000B3C18" w:rsidRDefault="000B3C18" w:rsidP="000B3C1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0E7690">
              <w:rPr>
                <w:rFonts w:asciiTheme="majorHAnsi" w:hAnsiTheme="majorHAnsi" w:cs="Times New Roman"/>
                <w:b/>
                <w:sz w:val="28"/>
                <w:lang w:val="en-US"/>
              </w:rPr>
              <w:t>World Reference Base for Soil Resources (2014)</w:t>
            </w:r>
          </w:p>
        </w:tc>
      </w:tr>
      <w:tr w:rsidR="009A7A73" w:rsidRPr="00FB0696" w:rsidTr="00EA6C86">
        <w:trPr>
          <w:trHeight w:val="340"/>
        </w:trPr>
        <w:tc>
          <w:tcPr>
            <w:tcW w:w="8046" w:type="dxa"/>
            <w:gridSpan w:val="6"/>
            <w:vAlign w:val="center"/>
          </w:tcPr>
          <w:p w:rsidR="009A7A73" w:rsidRPr="00FB0696" w:rsidRDefault="009A7A73" w:rsidP="000B3C1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FB0696">
              <w:rPr>
                <w:rFonts w:asciiTheme="majorHAnsi" w:hAnsiTheme="majorHAnsi" w:cs="Times New Roman"/>
                <w:b/>
                <w:lang w:val="en-US"/>
              </w:rPr>
              <w:t>Diagnostic</w:t>
            </w:r>
            <w:r w:rsidR="00326C8B">
              <w:rPr>
                <w:rFonts w:asciiTheme="majorHAnsi" w:hAnsiTheme="majorHAnsi" w:cs="Times New Roman"/>
                <w:b/>
                <w:lang w:val="en-US"/>
              </w:rPr>
              <w:t>s</w:t>
            </w:r>
          </w:p>
        </w:tc>
        <w:tc>
          <w:tcPr>
            <w:tcW w:w="2410" w:type="dxa"/>
            <w:gridSpan w:val="2"/>
            <w:vMerge w:val="restart"/>
            <w:vAlign w:val="center"/>
          </w:tcPr>
          <w:p w:rsidR="009A7A73" w:rsidRPr="00FB0696" w:rsidRDefault="009A7A73" w:rsidP="000B3C18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>
              <w:rPr>
                <w:rFonts w:asciiTheme="majorHAnsi" w:hAnsiTheme="majorHAnsi" w:cs="Times New Roman"/>
                <w:b/>
                <w:lang w:val="en-US"/>
              </w:rPr>
              <w:t>Reference Soil Group (15)</w:t>
            </w:r>
          </w:p>
        </w:tc>
        <w:tc>
          <w:tcPr>
            <w:tcW w:w="2126" w:type="dxa"/>
            <w:gridSpan w:val="2"/>
            <w:vMerge w:val="restart"/>
            <w:vAlign w:val="center"/>
          </w:tcPr>
          <w:p w:rsidR="009A7A73" w:rsidRDefault="009A7A73" w:rsidP="003F28A3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>
              <w:rPr>
                <w:rFonts w:asciiTheme="majorHAnsi" w:hAnsiTheme="majorHAnsi" w:cs="Times New Roman"/>
                <w:b/>
                <w:lang w:val="en-US"/>
              </w:rPr>
              <w:t>Principal qualifiers (</w:t>
            </w:r>
            <w:r w:rsidR="003F28A3">
              <w:rPr>
                <w:rFonts w:asciiTheme="majorHAnsi" w:hAnsiTheme="majorHAnsi" w:cs="Times New Roman"/>
                <w:b/>
                <w:lang w:val="en-US"/>
              </w:rPr>
              <w:t>5</w:t>
            </w:r>
            <w:r>
              <w:rPr>
                <w:rFonts w:asciiTheme="majorHAnsi" w:hAnsiTheme="majorHAnsi" w:cs="Times New Roman"/>
                <w:b/>
                <w:lang w:val="en-US"/>
              </w:rPr>
              <w:t>)</w:t>
            </w:r>
          </w:p>
        </w:tc>
      </w:tr>
      <w:tr w:rsidR="009A7A73" w:rsidRPr="00FB0696" w:rsidTr="00EA6C86">
        <w:trPr>
          <w:trHeight w:val="340"/>
        </w:trPr>
        <w:tc>
          <w:tcPr>
            <w:tcW w:w="1809" w:type="dxa"/>
            <w:gridSpan w:val="2"/>
            <w:vAlign w:val="center"/>
          </w:tcPr>
          <w:p w:rsidR="009A7A73" w:rsidRPr="00FB0696" w:rsidRDefault="009A7A73" w:rsidP="000E7690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FB0696">
              <w:rPr>
                <w:rFonts w:asciiTheme="majorHAnsi" w:hAnsiTheme="majorHAnsi" w:cs="Times New Roman"/>
                <w:b/>
                <w:lang w:val="en-US"/>
              </w:rPr>
              <w:t>Horizons</w:t>
            </w:r>
            <w:r>
              <w:rPr>
                <w:rFonts w:asciiTheme="majorHAnsi" w:hAnsiTheme="majorHAnsi" w:cs="Times New Roman"/>
                <w:b/>
                <w:lang w:val="en-US"/>
              </w:rPr>
              <w:t xml:space="preserve"> (10)</w:t>
            </w:r>
          </w:p>
        </w:tc>
        <w:tc>
          <w:tcPr>
            <w:tcW w:w="3119" w:type="dxa"/>
            <w:gridSpan w:val="2"/>
            <w:vAlign w:val="center"/>
          </w:tcPr>
          <w:p w:rsidR="009A7A73" w:rsidRPr="00FB0696" w:rsidRDefault="009A7A73" w:rsidP="000E7690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FB0696">
              <w:rPr>
                <w:rFonts w:asciiTheme="majorHAnsi" w:hAnsiTheme="majorHAnsi" w:cs="Times New Roman"/>
                <w:b/>
                <w:lang w:val="en-US"/>
              </w:rPr>
              <w:t>Properties</w:t>
            </w:r>
            <w:r>
              <w:rPr>
                <w:rFonts w:asciiTheme="majorHAnsi" w:hAnsiTheme="majorHAnsi" w:cs="Times New Roman"/>
                <w:b/>
                <w:lang w:val="en-US"/>
              </w:rPr>
              <w:t xml:space="preserve"> (5)</w:t>
            </w:r>
          </w:p>
        </w:tc>
        <w:tc>
          <w:tcPr>
            <w:tcW w:w="3118" w:type="dxa"/>
            <w:gridSpan w:val="2"/>
            <w:vAlign w:val="center"/>
          </w:tcPr>
          <w:p w:rsidR="009A7A73" w:rsidRPr="00FB0696" w:rsidRDefault="009A7A73" w:rsidP="000E7690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 w:rsidRPr="00FB0696">
              <w:rPr>
                <w:rFonts w:asciiTheme="majorHAnsi" w:hAnsiTheme="majorHAnsi" w:cs="Times New Roman"/>
                <w:b/>
                <w:lang w:val="en-US"/>
              </w:rPr>
              <w:t>Materials</w:t>
            </w:r>
            <w:r>
              <w:rPr>
                <w:rFonts w:asciiTheme="majorHAnsi" w:hAnsiTheme="majorHAnsi" w:cs="Times New Roman"/>
                <w:b/>
                <w:lang w:val="en-US"/>
              </w:rPr>
              <w:t xml:space="preserve"> (5)</w:t>
            </w:r>
          </w:p>
        </w:tc>
        <w:tc>
          <w:tcPr>
            <w:tcW w:w="2410" w:type="dxa"/>
            <w:gridSpan w:val="2"/>
            <w:vMerge/>
            <w:vAlign w:val="center"/>
          </w:tcPr>
          <w:p w:rsidR="009A7A73" w:rsidRPr="00FB0696" w:rsidRDefault="009A7A73" w:rsidP="000E7690">
            <w:pPr>
              <w:rPr>
                <w:rFonts w:asciiTheme="majorHAnsi" w:hAnsiTheme="majorHAnsi" w:cs="Times New Roman"/>
                <w:b/>
                <w:lang w:val="en-US"/>
              </w:rPr>
            </w:pPr>
          </w:p>
        </w:tc>
        <w:tc>
          <w:tcPr>
            <w:tcW w:w="2126" w:type="dxa"/>
            <w:gridSpan w:val="2"/>
            <w:vMerge/>
            <w:vAlign w:val="center"/>
          </w:tcPr>
          <w:p w:rsidR="009A7A73" w:rsidRPr="00FB0696" w:rsidRDefault="009A7A73" w:rsidP="000E7690">
            <w:pPr>
              <w:rPr>
                <w:rFonts w:asciiTheme="majorHAnsi" w:hAnsiTheme="majorHAnsi" w:cs="Times New Roman"/>
                <w:b/>
                <w:lang w:val="en-US"/>
              </w:rPr>
            </w:pPr>
          </w:p>
        </w:tc>
      </w:tr>
      <w:tr w:rsidR="00714D39" w:rsidRPr="00FB0696" w:rsidTr="00714D39">
        <w:trPr>
          <w:trHeight w:val="340"/>
        </w:trPr>
        <w:tc>
          <w:tcPr>
            <w:tcW w:w="454" w:type="dxa"/>
            <w:vAlign w:val="center"/>
          </w:tcPr>
          <w:p w:rsidR="00714D39" w:rsidRPr="00FB0696" w:rsidRDefault="000D63E1" w:rsidP="000E7690">
            <w:pPr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Theme="majorHAnsi" w:hAnsiTheme="majorHAnsi" w:cs="Times New Roman"/>
                <w:lang w:val="en-US"/>
              </w:rPr>
              <w:t>X</w:t>
            </w:r>
          </w:p>
        </w:tc>
        <w:tc>
          <w:tcPr>
            <w:tcW w:w="1355" w:type="dxa"/>
            <w:vAlign w:val="center"/>
          </w:tcPr>
          <w:p w:rsidR="00714D39" w:rsidRPr="00FB0696" w:rsidRDefault="00714D39" w:rsidP="005219C0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 w:rsidRPr="00FB0696">
              <w:rPr>
                <w:rFonts w:asciiTheme="majorHAnsi" w:hAnsiTheme="majorHAnsi" w:cs="Times New Roman"/>
                <w:lang w:val="en-US"/>
              </w:rPr>
              <w:t>Argic</w:t>
            </w:r>
            <w:proofErr w:type="spellEnd"/>
          </w:p>
        </w:tc>
        <w:tc>
          <w:tcPr>
            <w:tcW w:w="426" w:type="dxa"/>
            <w:vAlign w:val="center"/>
          </w:tcPr>
          <w:p w:rsidR="00714D39" w:rsidRPr="00FB0696" w:rsidRDefault="00714D39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2693" w:type="dxa"/>
            <w:vAlign w:val="center"/>
          </w:tcPr>
          <w:p w:rsidR="00714D39" w:rsidRPr="00FB0696" w:rsidRDefault="00714D39" w:rsidP="005219C0">
            <w:pPr>
              <w:rPr>
                <w:rFonts w:asciiTheme="majorHAnsi" w:hAnsiTheme="majorHAnsi" w:cs="Times New Roman"/>
                <w:lang w:val="en-US"/>
              </w:rPr>
            </w:pPr>
            <w:r w:rsidRPr="00FB0696">
              <w:rPr>
                <w:rFonts w:asciiTheme="majorHAnsi" w:hAnsiTheme="majorHAnsi" w:cs="Times New Roman"/>
                <w:lang w:val="en-US"/>
              </w:rPr>
              <w:t xml:space="preserve">Abrupt textural </w:t>
            </w:r>
            <w:r>
              <w:rPr>
                <w:rFonts w:asciiTheme="majorHAnsi" w:hAnsiTheme="majorHAnsi" w:cs="Times New Roman"/>
                <w:lang w:val="en-US"/>
              </w:rPr>
              <w:t>difference</w:t>
            </w:r>
          </w:p>
        </w:tc>
        <w:tc>
          <w:tcPr>
            <w:tcW w:w="449" w:type="dxa"/>
            <w:vAlign w:val="center"/>
          </w:tcPr>
          <w:p w:rsidR="00714D39" w:rsidRPr="00FB0696" w:rsidRDefault="00714D39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2669" w:type="dxa"/>
            <w:vAlign w:val="center"/>
          </w:tcPr>
          <w:p w:rsidR="00714D39" w:rsidRPr="00FB0696" w:rsidRDefault="00714D39" w:rsidP="005219C0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>
              <w:rPr>
                <w:rFonts w:asciiTheme="majorHAnsi" w:hAnsiTheme="majorHAnsi" w:cs="Times New Roman"/>
                <w:lang w:val="en-US"/>
              </w:rPr>
              <w:t>Albic</w:t>
            </w:r>
            <w:proofErr w:type="spellEnd"/>
            <w:r>
              <w:rPr>
                <w:rFonts w:asciiTheme="majorHAnsi" w:hAnsiTheme="majorHAnsi" w:cs="Times New Roman"/>
                <w:lang w:val="en-US"/>
              </w:rPr>
              <w:t xml:space="preserve"> materials</w:t>
            </w:r>
          </w:p>
        </w:tc>
        <w:tc>
          <w:tcPr>
            <w:tcW w:w="384" w:type="dxa"/>
            <w:vAlign w:val="center"/>
          </w:tcPr>
          <w:p w:rsidR="00714D39" w:rsidRDefault="00714D39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2026" w:type="dxa"/>
            <w:vAlign w:val="center"/>
          </w:tcPr>
          <w:p w:rsidR="00714D39" w:rsidRDefault="00714D39" w:rsidP="005219C0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>
              <w:rPr>
                <w:rFonts w:asciiTheme="majorHAnsi" w:hAnsiTheme="majorHAnsi" w:cs="Times New Roman"/>
                <w:lang w:val="en-US"/>
              </w:rPr>
              <w:t>Solonetz</w:t>
            </w:r>
            <w:proofErr w:type="spellEnd"/>
          </w:p>
        </w:tc>
        <w:tc>
          <w:tcPr>
            <w:tcW w:w="425" w:type="dxa"/>
            <w:vAlign w:val="center"/>
          </w:tcPr>
          <w:p w:rsidR="00714D39" w:rsidRDefault="000D63E1" w:rsidP="005219C0">
            <w:pPr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Theme="majorHAnsi" w:hAnsiTheme="majorHAnsi" w:cs="Times New Roman"/>
                <w:lang w:val="en-US"/>
              </w:rPr>
              <w:t>X</w:t>
            </w:r>
          </w:p>
        </w:tc>
        <w:tc>
          <w:tcPr>
            <w:tcW w:w="1701" w:type="dxa"/>
            <w:vAlign w:val="center"/>
          </w:tcPr>
          <w:p w:rsidR="00714D39" w:rsidRDefault="00714D39" w:rsidP="00235288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>
              <w:rPr>
                <w:rFonts w:asciiTheme="majorHAnsi" w:hAnsiTheme="majorHAnsi" w:cs="Times New Roman"/>
                <w:lang w:val="en-US"/>
              </w:rPr>
              <w:t>Luvic</w:t>
            </w:r>
            <w:proofErr w:type="spellEnd"/>
          </w:p>
        </w:tc>
      </w:tr>
      <w:tr w:rsidR="00C2583B" w:rsidRPr="00FB0696" w:rsidTr="00714D39">
        <w:trPr>
          <w:trHeight w:val="340"/>
        </w:trPr>
        <w:tc>
          <w:tcPr>
            <w:tcW w:w="454" w:type="dxa"/>
            <w:vAlign w:val="center"/>
          </w:tcPr>
          <w:p w:rsidR="00C2583B" w:rsidRPr="00FB0696" w:rsidRDefault="000D63E1" w:rsidP="000E7690">
            <w:pPr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Theme="majorHAnsi" w:hAnsiTheme="majorHAnsi" w:cs="Times New Roman"/>
                <w:lang w:val="en-US"/>
              </w:rPr>
              <w:t>X</w:t>
            </w:r>
          </w:p>
        </w:tc>
        <w:tc>
          <w:tcPr>
            <w:tcW w:w="1355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  <w:r w:rsidRPr="00FB0696">
              <w:rPr>
                <w:rFonts w:asciiTheme="majorHAnsi" w:hAnsiTheme="majorHAnsi" w:cs="Times New Roman"/>
                <w:lang w:val="en-US"/>
              </w:rPr>
              <w:t>Calcic</w:t>
            </w:r>
          </w:p>
        </w:tc>
        <w:tc>
          <w:tcPr>
            <w:tcW w:w="426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2693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 w:rsidRPr="00FB0696">
              <w:rPr>
                <w:rFonts w:asciiTheme="majorHAnsi" w:hAnsiTheme="majorHAnsi" w:cs="Times New Roman"/>
                <w:lang w:val="en-US"/>
              </w:rPr>
              <w:t>Gleyic</w:t>
            </w:r>
            <w:proofErr w:type="spellEnd"/>
            <w:r w:rsidRPr="00FB0696">
              <w:rPr>
                <w:rFonts w:asciiTheme="majorHAnsi" w:hAnsiTheme="majorHAnsi" w:cs="Times New Roman"/>
                <w:lang w:val="en-US"/>
              </w:rPr>
              <w:t xml:space="preserve"> </w:t>
            </w:r>
            <w:r>
              <w:rPr>
                <w:rFonts w:asciiTheme="majorHAnsi" w:hAnsiTheme="majorHAnsi" w:cs="Times New Roman"/>
                <w:lang w:val="en-US"/>
              </w:rPr>
              <w:t>properties</w:t>
            </w:r>
          </w:p>
        </w:tc>
        <w:tc>
          <w:tcPr>
            <w:tcW w:w="449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2669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 w:rsidRPr="00FB0696">
              <w:rPr>
                <w:rFonts w:asciiTheme="majorHAnsi" w:hAnsiTheme="majorHAnsi" w:cs="Times New Roman"/>
                <w:lang w:val="en-US"/>
              </w:rPr>
              <w:t>Colluvic</w:t>
            </w:r>
            <w:proofErr w:type="spellEnd"/>
            <w:r w:rsidRPr="00FB0696">
              <w:rPr>
                <w:rFonts w:asciiTheme="majorHAnsi" w:hAnsiTheme="majorHAnsi" w:cs="Times New Roman"/>
                <w:lang w:val="en-US"/>
              </w:rPr>
              <w:t xml:space="preserve"> material</w:t>
            </w:r>
          </w:p>
        </w:tc>
        <w:tc>
          <w:tcPr>
            <w:tcW w:w="384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2026" w:type="dxa"/>
            <w:vAlign w:val="center"/>
          </w:tcPr>
          <w:p w:rsidR="00C2583B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>
              <w:rPr>
                <w:rFonts w:asciiTheme="majorHAnsi" w:hAnsiTheme="majorHAnsi" w:cs="Times New Roman"/>
                <w:lang w:val="en-US"/>
              </w:rPr>
              <w:t>Vertisols</w:t>
            </w:r>
            <w:proofErr w:type="spellEnd"/>
          </w:p>
        </w:tc>
        <w:tc>
          <w:tcPr>
            <w:tcW w:w="425" w:type="dxa"/>
            <w:vAlign w:val="center"/>
          </w:tcPr>
          <w:p w:rsidR="00C2583B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1701" w:type="dxa"/>
            <w:vAlign w:val="center"/>
          </w:tcPr>
          <w:p w:rsidR="00C2583B" w:rsidRDefault="00C2583B" w:rsidP="00235288">
            <w:pPr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Theme="majorHAnsi" w:hAnsiTheme="majorHAnsi" w:cs="Times New Roman"/>
                <w:lang w:val="en-US"/>
              </w:rPr>
              <w:t>Calcic</w:t>
            </w:r>
          </w:p>
        </w:tc>
      </w:tr>
      <w:tr w:rsidR="00C2583B" w:rsidRPr="00FB0696" w:rsidTr="00714D39">
        <w:trPr>
          <w:trHeight w:val="340"/>
        </w:trPr>
        <w:tc>
          <w:tcPr>
            <w:tcW w:w="454" w:type="dxa"/>
            <w:vAlign w:val="center"/>
          </w:tcPr>
          <w:p w:rsidR="00C2583B" w:rsidRPr="00FB0696" w:rsidRDefault="00C2583B" w:rsidP="000E769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1355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 w:rsidRPr="00FB0696">
              <w:rPr>
                <w:rFonts w:asciiTheme="majorHAnsi" w:hAnsiTheme="majorHAnsi" w:cs="Times New Roman"/>
                <w:lang w:val="en-US"/>
              </w:rPr>
              <w:t>Cambic</w:t>
            </w:r>
            <w:proofErr w:type="spellEnd"/>
          </w:p>
        </w:tc>
        <w:tc>
          <w:tcPr>
            <w:tcW w:w="426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2693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Theme="majorHAnsi" w:hAnsiTheme="majorHAnsi" w:cs="Times New Roman"/>
                <w:lang w:val="en-US"/>
              </w:rPr>
              <w:t>Lithic</w:t>
            </w:r>
            <w:r w:rsidRPr="00FB0696">
              <w:rPr>
                <w:rFonts w:asciiTheme="majorHAnsi" w:hAnsiTheme="majorHAnsi" w:cs="Times New Roman"/>
                <w:lang w:val="en-US"/>
              </w:rPr>
              <w:t xml:space="preserve"> discontinuity</w:t>
            </w:r>
          </w:p>
        </w:tc>
        <w:tc>
          <w:tcPr>
            <w:tcW w:w="449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2669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 w:rsidRPr="00FB0696">
              <w:rPr>
                <w:rFonts w:asciiTheme="majorHAnsi" w:hAnsiTheme="majorHAnsi" w:cs="Times New Roman"/>
                <w:lang w:val="en-US"/>
              </w:rPr>
              <w:t>Fluvic</w:t>
            </w:r>
            <w:proofErr w:type="spellEnd"/>
            <w:r w:rsidRPr="00FB0696">
              <w:rPr>
                <w:rFonts w:asciiTheme="majorHAnsi" w:hAnsiTheme="majorHAnsi" w:cs="Times New Roman"/>
                <w:lang w:val="en-US"/>
              </w:rPr>
              <w:t xml:space="preserve"> material</w:t>
            </w:r>
          </w:p>
        </w:tc>
        <w:tc>
          <w:tcPr>
            <w:tcW w:w="384" w:type="dxa"/>
            <w:vAlign w:val="center"/>
          </w:tcPr>
          <w:p w:rsidR="00C2583B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2026" w:type="dxa"/>
            <w:vAlign w:val="center"/>
          </w:tcPr>
          <w:p w:rsidR="00C2583B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>
              <w:rPr>
                <w:rFonts w:asciiTheme="majorHAnsi" w:hAnsiTheme="majorHAnsi" w:cs="Times New Roman"/>
                <w:lang w:val="en-US"/>
              </w:rPr>
              <w:t>Solonchaks</w:t>
            </w:r>
            <w:proofErr w:type="spellEnd"/>
          </w:p>
        </w:tc>
        <w:tc>
          <w:tcPr>
            <w:tcW w:w="425" w:type="dxa"/>
            <w:vAlign w:val="center"/>
          </w:tcPr>
          <w:p w:rsidR="00C2583B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1701" w:type="dxa"/>
            <w:vAlign w:val="center"/>
          </w:tcPr>
          <w:p w:rsidR="00C2583B" w:rsidRDefault="00C2583B" w:rsidP="00235288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>
              <w:rPr>
                <w:rFonts w:asciiTheme="majorHAnsi" w:hAnsiTheme="majorHAnsi" w:cs="Times New Roman"/>
                <w:lang w:val="en-US"/>
              </w:rPr>
              <w:t>Haplic</w:t>
            </w:r>
            <w:proofErr w:type="spellEnd"/>
          </w:p>
        </w:tc>
      </w:tr>
      <w:tr w:rsidR="00C2583B" w:rsidRPr="00FB0696" w:rsidTr="00714D39">
        <w:trPr>
          <w:trHeight w:val="340"/>
        </w:trPr>
        <w:tc>
          <w:tcPr>
            <w:tcW w:w="454" w:type="dxa"/>
            <w:vAlign w:val="center"/>
          </w:tcPr>
          <w:p w:rsidR="00C2583B" w:rsidRPr="00FB0696" w:rsidRDefault="00C2583B" w:rsidP="000E769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1355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>
              <w:rPr>
                <w:rFonts w:asciiTheme="majorHAnsi" w:hAnsiTheme="majorHAnsi" w:cs="Times New Roman"/>
                <w:lang w:val="en-US"/>
              </w:rPr>
              <w:t>Chernic</w:t>
            </w:r>
            <w:proofErr w:type="spellEnd"/>
          </w:p>
        </w:tc>
        <w:tc>
          <w:tcPr>
            <w:tcW w:w="426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2693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>
              <w:rPr>
                <w:rFonts w:asciiTheme="majorHAnsi" w:hAnsiTheme="majorHAnsi" w:cs="Times New Roman"/>
                <w:lang w:val="en-US"/>
              </w:rPr>
              <w:t>Protocalcic</w:t>
            </w:r>
            <w:proofErr w:type="spellEnd"/>
            <w:r>
              <w:rPr>
                <w:rFonts w:asciiTheme="majorHAnsi" w:hAnsiTheme="majorHAnsi" w:cs="Times New Roman"/>
                <w:lang w:val="en-US"/>
              </w:rPr>
              <w:t xml:space="preserve"> properties</w:t>
            </w:r>
          </w:p>
        </w:tc>
        <w:tc>
          <w:tcPr>
            <w:tcW w:w="449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2669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384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2026" w:type="dxa"/>
            <w:vAlign w:val="center"/>
          </w:tcPr>
          <w:p w:rsidR="00C2583B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>
              <w:rPr>
                <w:rFonts w:asciiTheme="majorHAnsi" w:hAnsiTheme="majorHAnsi" w:cs="Times New Roman"/>
                <w:lang w:val="en-US"/>
              </w:rPr>
              <w:t>Gleysols</w:t>
            </w:r>
            <w:proofErr w:type="spellEnd"/>
          </w:p>
        </w:tc>
        <w:tc>
          <w:tcPr>
            <w:tcW w:w="425" w:type="dxa"/>
            <w:vAlign w:val="center"/>
          </w:tcPr>
          <w:p w:rsidR="00C2583B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1701" w:type="dxa"/>
            <w:vAlign w:val="center"/>
          </w:tcPr>
          <w:p w:rsidR="00C2583B" w:rsidRDefault="00C2583B" w:rsidP="00235288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>
              <w:rPr>
                <w:rFonts w:asciiTheme="majorHAnsi" w:hAnsiTheme="majorHAnsi" w:cs="Times New Roman"/>
                <w:lang w:val="en-US"/>
              </w:rPr>
              <w:t>Gleyic</w:t>
            </w:r>
            <w:proofErr w:type="spellEnd"/>
          </w:p>
        </w:tc>
      </w:tr>
      <w:tr w:rsidR="00C2583B" w:rsidRPr="00FB0696" w:rsidTr="00714D39">
        <w:trPr>
          <w:trHeight w:val="340"/>
        </w:trPr>
        <w:tc>
          <w:tcPr>
            <w:tcW w:w="454" w:type="dxa"/>
            <w:vAlign w:val="center"/>
          </w:tcPr>
          <w:p w:rsidR="00C2583B" w:rsidRPr="00FB0696" w:rsidRDefault="00C2583B" w:rsidP="000E769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1355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 w:rsidRPr="00FB0696">
              <w:rPr>
                <w:rFonts w:asciiTheme="majorHAnsi" w:hAnsiTheme="majorHAnsi" w:cs="Times New Roman"/>
                <w:lang w:val="en-US"/>
              </w:rPr>
              <w:t>Histic</w:t>
            </w:r>
            <w:proofErr w:type="spellEnd"/>
          </w:p>
        </w:tc>
        <w:tc>
          <w:tcPr>
            <w:tcW w:w="426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2693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  <w:r w:rsidRPr="00FB0696">
              <w:rPr>
                <w:rFonts w:asciiTheme="majorHAnsi" w:hAnsiTheme="majorHAnsi" w:cs="Times New Roman"/>
                <w:lang w:val="en-US"/>
              </w:rPr>
              <w:t>Reducing conditions</w:t>
            </w:r>
          </w:p>
        </w:tc>
        <w:tc>
          <w:tcPr>
            <w:tcW w:w="449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2669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384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2026" w:type="dxa"/>
            <w:vAlign w:val="center"/>
          </w:tcPr>
          <w:p w:rsidR="00C2583B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Theme="majorHAnsi" w:hAnsiTheme="majorHAnsi" w:cs="Times New Roman"/>
                <w:lang w:val="en-US"/>
              </w:rPr>
              <w:t>Chernozems</w:t>
            </w:r>
          </w:p>
        </w:tc>
        <w:tc>
          <w:tcPr>
            <w:tcW w:w="425" w:type="dxa"/>
            <w:vAlign w:val="center"/>
          </w:tcPr>
          <w:p w:rsidR="00C2583B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1701" w:type="dxa"/>
            <w:vAlign w:val="center"/>
          </w:tcPr>
          <w:p w:rsidR="00C2583B" w:rsidRDefault="00C2583B" w:rsidP="00235288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>
              <w:rPr>
                <w:rFonts w:asciiTheme="majorHAnsi" w:hAnsiTheme="majorHAnsi" w:cs="Times New Roman"/>
                <w:lang w:val="en-US"/>
              </w:rPr>
              <w:t>Mollic</w:t>
            </w:r>
            <w:proofErr w:type="spellEnd"/>
          </w:p>
        </w:tc>
      </w:tr>
      <w:tr w:rsidR="00C2583B" w:rsidRPr="00FB0696" w:rsidTr="00714D39">
        <w:trPr>
          <w:trHeight w:val="340"/>
        </w:trPr>
        <w:tc>
          <w:tcPr>
            <w:tcW w:w="454" w:type="dxa"/>
            <w:vAlign w:val="center"/>
          </w:tcPr>
          <w:p w:rsidR="00C2583B" w:rsidRPr="00FB0696" w:rsidRDefault="000D63E1" w:rsidP="000E7690">
            <w:pPr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Theme="majorHAnsi" w:hAnsiTheme="majorHAnsi" w:cs="Times New Roman"/>
                <w:lang w:val="en-US"/>
              </w:rPr>
              <w:t>X</w:t>
            </w:r>
          </w:p>
        </w:tc>
        <w:tc>
          <w:tcPr>
            <w:tcW w:w="1355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 w:rsidRPr="00FB0696">
              <w:rPr>
                <w:rFonts w:asciiTheme="majorHAnsi" w:hAnsiTheme="majorHAnsi" w:cs="Times New Roman"/>
                <w:lang w:val="en-US"/>
              </w:rPr>
              <w:t>Mollic</w:t>
            </w:r>
            <w:proofErr w:type="spellEnd"/>
          </w:p>
        </w:tc>
        <w:tc>
          <w:tcPr>
            <w:tcW w:w="426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2693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Theme="majorHAnsi" w:hAnsiTheme="majorHAnsi" w:cs="Times New Roman"/>
                <w:lang w:val="en-US"/>
              </w:rPr>
              <w:t>Shrink-swell cracks</w:t>
            </w:r>
          </w:p>
        </w:tc>
        <w:tc>
          <w:tcPr>
            <w:tcW w:w="449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2669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384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2026" w:type="dxa"/>
            <w:vAlign w:val="center"/>
          </w:tcPr>
          <w:p w:rsidR="00C2583B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>
              <w:rPr>
                <w:rFonts w:asciiTheme="majorHAnsi" w:hAnsiTheme="majorHAnsi" w:cs="Times New Roman"/>
                <w:lang w:val="en-US"/>
              </w:rPr>
              <w:t>Kastanozems</w:t>
            </w:r>
            <w:proofErr w:type="spellEnd"/>
          </w:p>
        </w:tc>
        <w:tc>
          <w:tcPr>
            <w:tcW w:w="425" w:type="dxa"/>
            <w:vAlign w:val="center"/>
          </w:tcPr>
          <w:p w:rsidR="00C2583B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1701" w:type="dxa"/>
            <w:vAlign w:val="center"/>
          </w:tcPr>
          <w:p w:rsidR="00C2583B" w:rsidRDefault="00C2583B" w:rsidP="00235288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>
              <w:rPr>
                <w:rFonts w:asciiTheme="majorHAnsi" w:hAnsiTheme="majorHAnsi" w:cs="Times New Roman"/>
                <w:lang w:val="en-US"/>
              </w:rPr>
              <w:t>Stagnic</w:t>
            </w:r>
            <w:proofErr w:type="spellEnd"/>
          </w:p>
        </w:tc>
      </w:tr>
      <w:tr w:rsidR="00C2583B" w:rsidRPr="00FB0696" w:rsidTr="00714D39">
        <w:trPr>
          <w:trHeight w:val="340"/>
        </w:trPr>
        <w:tc>
          <w:tcPr>
            <w:tcW w:w="454" w:type="dxa"/>
            <w:vAlign w:val="center"/>
          </w:tcPr>
          <w:p w:rsidR="00C2583B" w:rsidRPr="00FB0696" w:rsidRDefault="00C2583B" w:rsidP="000E769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1355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 w:rsidRPr="00FB0696">
              <w:rPr>
                <w:rFonts w:asciiTheme="majorHAnsi" w:hAnsiTheme="majorHAnsi" w:cs="Times New Roman"/>
                <w:lang w:val="en-US"/>
              </w:rPr>
              <w:t>Natric</w:t>
            </w:r>
            <w:proofErr w:type="spellEnd"/>
          </w:p>
        </w:tc>
        <w:tc>
          <w:tcPr>
            <w:tcW w:w="426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2693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 w:rsidRPr="00FB0696">
              <w:rPr>
                <w:rFonts w:asciiTheme="majorHAnsi" w:hAnsiTheme="majorHAnsi" w:cs="Times New Roman"/>
                <w:lang w:val="en-US"/>
              </w:rPr>
              <w:t>Stagnic</w:t>
            </w:r>
            <w:proofErr w:type="spellEnd"/>
            <w:r w:rsidRPr="00FB0696">
              <w:rPr>
                <w:rFonts w:asciiTheme="majorHAnsi" w:hAnsiTheme="majorHAnsi" w:cs="Times New Roman"/>
                <w:lang w:val="en-US"/>
              </w:rPr>
              <w:t xml:space="preserve"> color patterns</w:t>
            </w:r>
          </w:p>
        </w:tc>
        <w:tc>
          <w:tcPr>
            <w:tcW w:w="449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2669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384" w:type="dxa"/>
            <w:vAlign w:val="center"/>
          </w:tcPr>
          <w:p w:rsidR="00C2583B" w:rsidRPr="00FB0696" w:rsidRDefault="000D63E1" w:rsidP="005219C0">
            <w:pPr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Theme="majorHAnsi" w:hAnsiTheme="majorHAnsi" w:cs="Times New Roman"/>
                <w:lang w:val="en-US"/>
              </w:rPr>
              <w:t>X</w:t>
            </w:r>
          </w:p>
        </w:tc>
        <w:tc>
          <w:tcPr>
            <w:tcW w:w="2026" w:type="dxa"/>
            <w:vAlign w:val="center"/>
          </w:tcPr>
          <w:p w:rsidR="00C2583B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Theme="majorHAnsi" w:hAnsiTheme="majorHAnsi" w:cs="Times New Roman"/>
                <w:lang w:val="en-US"/>
              </w:rPr>
              <w:t>Phaeozems</w:t>
            </w:r>
          </w:p>
        </w:tc>
        <w:tc>
          <w:tcPr>
            <w:tcW w:w="425" w:type="dxa"/>
            <w:vAlign w:val="center"/>
          </w:tcPr>
          <w:p w:rsidR="00C2583B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1701" w:type="dxa"/>
            <w:vAlign w:val="center"/>
          </w:tcPr>
          <w:p w:rsidR="00C2583B" w:rsidRDefault="00C2583B" w:rsidP="00235288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>
              <w:rPr>
                <w:rFonts w:asciiTheme="majorHAnsi" w:hAnsiTheme="majorHAnsi" w:cs="Times New Roman"/>
                <w:lang w:val="en-US"/>
              </w:rPr>
              <w:t>Vertic</w:t>
            </w:r>
            <w:proofErr w:type="spellEnd"/>
          </w:p>
        </w:tc>
      </w:tr>
      <w:tr w:rsidR="00C2583B" w:rsidRPr="00FB0696" w:rsidTr="00714D39">
        <w:trPr>
          <w:trHeight w:val="340"/>
        </w:trPr>
        <w:tc>
          <w:tcPr>
            <w:tcW w:w="454" w:type="dxa"/>
            <w:vAlign w:val="center"/>
          </w:tcPr>
          <w:p w:rsidR="00C2583B" w:rsidRPr="00FB0696" w:rsidRDefault="00C2583B" w:rsidP="000E769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1355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  <w:r w:rsidRPr="00FB0696">
              <w:rPr>
                <w:rFonts w:asciiTheme="majorHAnsi" w:hAnsiTheme="majorHAnsi" w:cs="Times New Roman"/>
                <w:lang w:val="en-US"/>
              </w:rPr>
              <w:t>Salic</w:t>
            </w:r>
          </w:p>
        </w:tc>
        <w:tc>
          <w:tcPr>
            <w:tcW w:w="426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2693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449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2669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384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2026" w:type="dxa"/>
            <w:vAlign w:val="center"/>
          </w:tcPr>
          <w:p w:rsidR="00C2583B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>
              <w:rPr>
                <w:rFonts w:asciiTheme="majorHAnsi" w:hAnsiTheme="majorHAnsi" w:cs="Times New Roman"/>
                <w:lang w:val="en-US"/>
              </w:rPr>
              <w:t>Calcisols</w:t>
            </w:r>
            <w:proofErr w:type="spellEnd"/>
          </w:p>
        </w:tc>
        <w:tc>
          <w:tcPr>
            <w:tcW w:w="425" w:type="dxa"/>
            <w:vAlign w:val="center"/>
          </w:tcPr>
          <w:p w:rsidR="00C2583B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1701" w:type="dxa"/>
            <w:vAlign w:val="center"/>
          </w:tcPr>
          <w:p w:rsidR="00C2583B" w:rsidRDefault="00C2583B" w:rsidP="00235288">
            <w:pPr>
              <w:rPr>
                <w:rFonts w:asciiTheme="majorHAnsi" w:hAnsiTheme="majorHAnsi" w:cs="Times New Roman"/>
                <w:lang w:val="en-US"/>
              </w:rPr>
            </w:pPr>
          </w:p>
        </w:tc>
      </w:tr>
      <w:tr w:rsidR="00C2583B" w:rsidRPr="00FB0696" w:rsidTr="00714D39">
        <w:trPr>
          <w:trHeight w:val="340"/>
        </w:trPr>
        <w:tc>
          <w:tcPr>
            <w:tcW w:w="454" w:type="dxa"/>
            <w:vAlign w:val="center"/>
          </w:tcPr>
          <w:p w:rsidR="00C2583B" w:rsidRPr="00FB0696" w:rsidRDefault="00C2583B" w:rsidP="000E769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1355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>
              <w:rPr>
                <w:rFonts w:asciiTheme="majorHAnsi" w:hAnsiTheme="majorHAnsi" w:cs="Times New Roman"/>
                <w:lang w:val="en-US"/>
              </w:rPr>
              <w:t>Umbric</w:t>
            </w:r>
            <w:proofErr w:type="spellEnd"/>
          </w:p>
        </w:tc>
        <w:tc>
          <w:tcPr>
            <w:tcW w:w="426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2693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449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2669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384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2026" w:type="dxa"/>
            <w:vAlign w:val="center"/>
          </w:tcPr>
          <w:p w:rsidR="00C2583B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Theme="majorHAnsi" w:hAnsiTheme="majorHAnsi" w:cs="Times New Roman"/>
                <w:lang w:val="en-US"/>
              </w:rPr>
              <w:t>Luvisols</w:t>
            </w:r>
          </w:p>
        </w:tc>
        <w:tc>
          <w:tcPr>
            <w:tcW w:w="425" w:type="dxa"/>
            <w:vAlign w:val="center"/>
          </w:tcPr>
          <w:p w:rsidR="00C2583B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1701" w:type="dxa"/>
            <w:vAlign w:val="center"/>
          </w:tcPr>
          <w:p w:rsidR="00C2583B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</w:tr>
      <w:tr w:rsidR="00C2583B" w:rsidRPr="00FB0696" w:rsidTr="00714D39">
        <w:trPr>
          <w:trHeight w:val="340"/>
        </w:trPr>
        <w:tc>
          <w:tcPr>
            <w:tcW w:w="454" w:type="dxa"/>
            <w:vAlign w:val="center"/>
          </w:tcPr>
          <w:p w:rsidR="00C2583B" w:rsidRPr="00FB0696" w:rsidRDefault="00C2583B" w:rsidP="000E769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1355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 w:rsidRPr="00FB0696">
              <w:rPr>
                <w:rFonts w:asciiTheme="majorHAnsi" w:hAnsiTheme="majorHAnsi" w:cs="Times New Roman"/>
                <w:lang w:val="en-US"/>
              </w:rPr>
              <w:t>Vertic</w:t>
            </w:r>
            <w:proofErr w:type="spellEnd"/>
          </w:p>
        </w:tc>
        <w:tc>
          <w:tcPr>
            <w:tcW w:w="426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2693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449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2669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384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2026" w:type="dxa"/>
            <w:vAlign w:val="center"/>
          </w:tcPr>
          <w:p w:rsidR="00C2583B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>
              <w:rPr>
                <w:rFonts w:asciiTheme="majorHAnsi" w:hAnsiTheme="majorHAnsi" w:cs="Times New Roman"/>
                <w:lang w:val="en-US"/>
              </w:rPr>
              <w:t>Cambisols</w:t>
            </w:r>
            <w:proofErr w:type="spellEnd"/>
          </w:p>
        </w:tc>
        <w:tc>
          <w:tcPr>
            <w:tcW w:w="425" w:type="dxa"/>
            <w:vAlign w:val="center"/>
          </w:tcPr>
          <w:p w:rsidR="00C2583B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1701" w:type="dxa"/>
            <w:vAlign w:val="center"/>
          </w:tcPr>
          <w:p w:rsidR="00C2583B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</w:tr>
      <w:tr w:rsidR="00C2583B" w:rsidRPr="00FB0696" w:rsidTr="00714D39">
        <w:trPr>
          <w:trHeight w:val="340"/>
        </w:trPr>
        <w:tc>
          <w:tcPr>
            <w:tcW w:w="454" w:type="dxa"/>
            <w:vAlign w:val="center"/>
          </w:tcPr>
          <w:p w:rsidR="00C2583B" w:rsidRPr="00FB0696" w:rsidRDefault="00C2583B" w:rsidP="000E769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1355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426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2693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449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2669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384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2026" w:type="dxa"/>
            <w:vAlign w:val="center"/>
          </w:tcPr>
          <w:p w:rsidR="00C2583B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>
              <w:rPr>
                <w:rFonts w:asciiTheme="majorHAnsi" w:hAnsiTheme="majorHAnsi" w:cs="Times New Roman"/>
                <w:lang w:val="en-US"/>
              </w:rPr>
              <w:t>Arenosols</w:t>
            </w:r>
            <w:proofErr w:type="spellEnd"/>
          </w:p>
        </w:tc>
        <w:tc>
          <w:tcPr>
            <w:tcW w:w="425" w:type="dxa"/>
            <w:vAlign w:val="center"/>
          </w:tcPr>
          <w:p w:rsidR="00C2583B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1701" w:type="dxa"/>
            <w:vAlign w:val="center"/>
          </w:tcPr>
          <w:p w:rsidR="00C2583B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</w:tr>
      <w:tr w:rsidR="00C2583B" w:rsidRPr="00FB0696" w:rsidTr="00714D39">
        <w:trPr>
          <w:trHeight w:val="340"/>
        </w:trPr>
        <w:tc>
          <w:tcPr>
            <w:tcW w:w="454" w:type="dxa"/>
            <w:vAlign w:val="center"/>
          </w:tcPr>
          <w:p w:rsidR="00C2583B" w:rsidRPr="00FB0696" w:rsidRDefault="00C2583B" w:rsidP="000E769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1355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426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2693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449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2669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384" w:type="dxa"/>
            <w:vAlign w:val="center"/>
          </w:tcPr>
          <w:p w:rsidR="00C2583B" w:rsidRPr="00FB0696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2026" w:type="dxa"/>
            <w:vAlign w:val="center"/>
          </w:tcPr>
          <w:p w:rsidR="00C2583B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>
              <w:rPr>
                <w:rFonts w:asciiTheme="majorHAnsi" w:hAnsiTheme="majorHAnsi" w:cs="Times New Roman"/>
                <w:lang w:val="en-US"/>
              </w:rPr>
              <w:t>Fluvisols</w:t>
            </w:r>
            <w:proofErr w:type="spellEnd"/>
          </w:p>
        </w:tc>
        <w:tc>
          <w:tcPr>
            <w:tcW w:w="425" w:type="dxa"/>
            <w:vAlign w:val="center"/>
          </w:tcPr>
          <w:p w:rsidR="00C2583B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1701" w:type="dxa"/>
            <w:vAlign w:val="center"/>
          </w:tcPr>
          <w:p w:rsidR="00C2583B" w:rsidRDefault="00C2583B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</w:tr>
    </w:tbl>
    <w:p w:rsidR="00362CB8" w:rsidRPr="006B1DAF" w:rsidRDefault="00362CB8">
      <w:pPr>
        <w:rPr>
          <w:rFonts w:asciiTheme="majorHAnsi" w:hAnsiTheme="majorHAnsi" w:cs="Times New Roman"/>
          <w:lang w:val="en-US"/>
        </w:rPr>
      </w:pPr>
    </w:p>
    <w:tbl>
      <w:tblPr>
        <w:tblStyle w:val="TableGrid"/>
        <w:tblW w:w="15417" w:type="dxa"/>
        <w:tblLayout w:type="fixed"/>
        <w:tblLook w:val="04A0" w:firstRow="1" w:lastRow="0" w:firstColumn="1" w:lastColumn="0" w:noHBand="0" w:noVBand="1"/>
      </w:tblPr>
      <w:tblGrid>
        <w:gridCol w:w="452"/>
        <w:gridCol w:w="1216"/>
        <w:gridCol w:w="451"/>
        <w:gridCol w:w="1675"/>
        <w:gridCol w:w="425"/>
        <w:gridCol w:w="4109"/>
        <w:gridCol w:w="427"/>
        <w:gridCol w:w="2689"/>
        <w:gridCol w:w="430"/>
        <w:gridCol w:w="1417"/>
        <w:gridCol w:w="425"/>
        <w:gridCol w:w="1701"/>
      </w:tblGrid>
      <w:tr w:rsidR="00362CB8" w:rsidTr="007D759C">
        <w:trPr>
          <w:trHeight w:val="454"/>
        </w:trPr>
        <w:tc>
          <w:tcPr>
            <w:tcW w:w="15417" w:type="dxa"/>
            <w:gridSpan w:val="12"/>
            <w:vAlign w:val="center"/>
          </w:tcPr>
          <w:p w:rsidR="00362CB8" w:rsidRDefault="00362CB8" w:rsidP="007D759C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>
              <w:rPr>
                <w:rFonts w:asciiTheme="majorHAnsi" w:hAnsiTheme="majorHAnsi" w:cs="Times New Roman"/>
                <w:b/>
                <w:sz w:val="28"/>
                <w:lang w:val="en-US"/>
              </w:rPr>
              <w:t>Soil Taxonomy</w:t>
            </w:r>
            <w:r w:rsidR="00D26429">
              <w:rPr>
                <w:rFonts w:asciiTheme="majorHAnsi" w:hAnsiTheme="majorHAnsi" w:cs="Times New Roman"/>
                <w:b/>
                <w:sz w:val="28"/>
                <w:lang w:val="en-US"/>
              </w:rPr>
              <w:t xml:space="preserve"> (12</w:t>
            </w:r>
            <w:r w:rsidR="00D26429" w:rsidRPr="00D26429">
              <w:rPr>
                <w:rFonts w:asciiTheme="majorHAnsi" w:hAnsiTheme="majorHAnsi" w:cs="Times New Roman"/>
                <w:b/>
                <w:sz w:val="28"/>
                <w:vertAlign w:val="superscript"/>
                <w:lang w:val="en-US"/>
              </w:rPr>
              <w:t>th</w:t>
            </w:r>
            <w:r w:rsidR="00D26429">
              <w:rPr>
                <w:rFonts w:asciiTheme="majorHAnsi" w:hAnsiTheme="majorHAnsi" w:cs="Times New Roman"/>
                <w:b/>
                <w:sz w:val="28"/>
                <w:lang w:val="en-US"/>
              </w:rPr>
              <w:t xml:space="preserve"> Edition, 2014)</w:t>
            </w:r>
          </w:p>
        </w:tc>
      </w:tr>
      <w:tr w:rsidR="004E5A5B" w:rsidRPr="00FB0696" w:rsidTr="003F28A3">
        <w:trPr>
          <w:trHeight w:val="340"/>
        </w:trPr>
        <w:tc>
          <w:tcPr>
            <w:tcW w:w="1668" w:type="dxa"/>
            <w:gridSpan w:val="2"/>
            <w:vAlign w:val="center"/>
          </w:tcPr>
          <w:p w:rsidR="00362CB8" w:rsidRPr="00FB0696" w:rsidRDefault="00362CB8" w:rsidP="003F28A3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proofErr w:type="spellStart"/>
            <w:r>
              <w:rPr>
                <w:rFonts w:asciiTheme="majorHAnsi" w:hAnsiTheme="majorHAnsi" w:cs="Times New Roman"/>
                <w:b/>
                <w:lang w:val="en-US"/>
              </w:rPr>
              <w:t>Epipedon</w:t>
            </w:r>
            <w:proofErr w:type="spellEnd"/>
            <w:r w:rsidR="00DB324B">
              <w:rPr>
                <w:rFonts w:asciiTheme="majorHAnsi" w:hAnsiTheme="majorHAnsi" w:cs="Times New Roman"/>
                <w:b/>
                <w:lang w:val="en-US"/>
              </w:rPr>
              <w:t xml:space="preserve"> (10)</w:t>
            </w:r>
          </w:p>
        </w:tc>
        <w:tc>
          <w:tcPr>
            <w:tcW w:w="2126" w:type="dxa"/>
            <w:gridSpan w:val="2"/>
            <w:vAlign w:val="center"/>
          </w:tcPr>
          <w:p w:rsidR="00362CB8" w:rsidRPr="00FB0696" w:rsidRDefault="00362CB8" w:rsidP="003F28A3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>
              <w:rPr>
                <w:rFonts w:asciiTheme="majorHAnsi" w:hAnsiTheme="majorHAnsi" w:cs="Times New Roman"/>
                <w:b/>
                <w:lang w:val="en-US"/>
              </w:rPr>
              <w:t>Subsurface horizon</w:t>
            </w:r>
            <w:r w:rsidR="00DB324B">
              <w:rPr>
                <w:rFonts w:asciiTheme="majorHAnsi" w:hAnsiTheme="majorHAnsi" w:cs="Times New Roman"/>
                <w:b/>
                <w:lang w:val="en-US"/>
              </w:rPr>
              <w:t xml:space="preserve"> (5)</w:t>
            </w:r>
          </w:p>
        </w:tc>
        <w:tc>
          <w:tcPr>
            <w:tcW w:w="4534" w:type="dxa"/>
            <w:gridSpan w:val="2"/>
            <w:vAlign w:val="center"/>
          </w:tcPr>
          <w:p w:rsidR="00362CB8" w:rsidRDefault="00362CB8" w:rsidP="003F28A3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>
              <w:rPr>
                <w:rFonts w:asciiTheme="majorHAnsi" w:hAnsiTheme="majorHAnsi" w:cs="Times New Roman"/>
                <w:b/>
                <w:lang w:val="en-US"/>
              </w:rPr>
              <w:t>Diagnostic characteristics</w:t>
            </w:r>
            <w:r w:rsidR="00DB324B">
              <w:rPr>
                <w:rFonts w:asciiTheme="majorHAnsi" w:hAnsiTheme="majorHAnsi" w:cs="Times New Roman"/>
                <w:b/>
                <w:lang w:val="en-US"/>
              </w:rPr>
              <w:t xml:space="preserve"> (5)</w:t>
            </w:r>
          </w:p>
        </w:tc>
        <w:tc>
          <w:tcPr>
            <w:tcW w:w="3116" w:type="dxa"/>
            <w:gridSpan w:val="2"/>
            <w:vAlign w:val="center"/>
          </w:tcPr>
          <w:p w:rsidR="00362CB8" w:rsidRPr="00FB0696" w:rsidRDefault="00362CB8" w:rsidP="003F28A3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>
              <w:rPr>
                <w:rFonts w:asciiTheme="majorHAnsi" w:hAnsiTheme="majorHAnsi" w:cs="Times New Roman"/>
                <w:b/>
                <w:lang w:val="en-US"/>
              </w:rPr>
              <w:t>Order</w:t>
            </w:r>
            <w:r w:rsidR="00DB324B">
              <w:rPr>
                <w:rFonts w:asciiTheme="majorHAnsi" w:hAnsiTheme="majorHAnsi" w:cs="Times New Roman"/>
                <w:b/>
                <w:lang w:val="en-US"/>
              </w:rPr>
              <w:t xml:space="preserve"> (10)</w:t>
            </w:r>
          </w:p>
        </w:tc>
        <w:tc>
          <w:tcPr>
            <w:tcW w:w="1847" w:type="dxa"/>
            <w:gridSpan w:val="2"/>
            <w:vAlign w:val="center"/>
          </w:tcPr>
          <w:p w:rsidR="00362CB8" w:rsidRPr="00FB0696" w:rsidRDefault="00362CB8" w:rsidP="003F28A3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r>
              <w:rPr>
                <w:rFonts w:asciiTheme="majorHAnsi" w:hAnsiTheme="majorHAnsi" w:cs="Times New Roman"/>
                <w:b/>
                <w:lang w:val="en-US"/>
              </w:rPr>
              <w:t>Suborder</w:t>
            </w:r>
            <w:r w:rsidR="00DB324B">
              <w:rPr>
                <w:rFonts w:asciiTheme="majorHAnsi" w:hAnsiTheme="majorHAnsi" w:cs="Times New Roman"/>
                <w:b/>
                <w:lang w:val="en-US"/>
              </w:rPr>
              <w:t xml:space="preserve"> (5)</w:t>
            </w:r>
          </w:p>
        </w:tc>
        <w:tc>
          <w:tcPr>
            <w:tcW w:w="2126" w:type="dxa"/>
            <w:gridSpan w:val="2"/>
            <w:vAlign w:val="center"/>
          </w:tcPr>
          <w:p w:rsidR="00362CB8" w:rsidRPr="00FB0696" w:rsidRDefault="00362CB8" w:rsidP="003F28A3">
            <w:pPr>
              <w:jc w:val="center"/>
              <w:rPr>
                <w:rFonts w:asciiTheme="majorHAnsi" w:hAnsiTheme="majorHAnsi" w:cs="Times New Roman"/>
                <w:b/>
                <w:lang w:val="en-US"/>
              </w:rPr>
            </w:pPr>
            <w:commentRangeStart w:id="20"/>
            <w:r>
              <w:rPr>
                <w:rFonts w:asciiTheme="majorHAnsi" w:hAnsiTheme="majorHAnsi" w:cs="Times New Roman"/>
                <w:b/>
                <w:lang w:val="en-US"/>
              </w:rPr>
              <w:t>Great group</w:t>
            </w:r>
            <w:r w:rsidR="00DB324B">
              <w:rPr>
                <w:rFonts w:asciiTheme="majorHAnsi" w:hAnsiTheme="majorHAnsi" w:cs="Times New Roman"/>
                <w:b/>
                <w:lang w:val="en-US"/>
              </w:rPr>
              <w:t xml:space="preserve"> </w:t>
            </w:r>
            <w:commentRangeEnd w:id="20"/>
            <w:r w:rsidR="00F04A25">
              <w:rPr>
                <w:rStyle w:val="CommentReference"/>
              </w:rPr>
              <w:commentReference w:id="20"/>
            </w:r>
            <w:r w:rsidR="00DB324B">
              <w:rPr>
                <w:rFonts w:asciiTheme="majorHAnsi" w:hAnsiTheme="majorHAnsi" w:cs="Times New Roman"/>
                <w:b/>
                <w:lang w:val="en-US"/>
              </w:rPr>
              <w:t>(5)</w:t>
            </w:r>
          </w:p>
        </w:tc>
      </w:tr>
      <w:tr w:rsidR="00EA6C86" w:rsidTr="005219C0">
        <w:trPr>
          <w:trHeight w:val="340"/>
        </w:trPr>
        <w:tc>
          <w:tcPr>
            <w:tcW w:w="452" w:type="dxa"/>
            <w:vAlign w:val="center"/>
          </w:tcPr>
          <w:p w:rsidR="00D84205" w:rsidRPr="00FB0696" w:rsidRDefault="000D63E1" w:rsidP="00235288">
            <w:pPr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Theme="majorHAnsi" w:hAnsiTheme="majorHAnsi" w:cs="Times New Roman"/>
                <w:lang w:val="en-US"/>
              </w:rPr>
              <w:t>X</w:t>
            </w:r>
          </w:p>
        </w:tc>
        <w:tc>
          <w:tcPr>
            <w:tcW w:w="1216" w:type="dxa"/>
            <w:vAlign w:val="center"/>
          </w:tcPr>
          <w:p w:rsidR="00D84205" w:rsidRPr="00FB0696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>
              <w:rPr>
                <w:rFonts w:asciiTheme="majorHAnsi" w:hAnsiTheme="majorHAnsi" w:cs="Times New Roman"/>
                <w:lang w:val="en-US"/>
              </w:rPr>
              <w:t>Mollic</w:t>
            </w:r>
            <w:proofErr w:type="spellEnd"/>
          </w:p>
        </w:tc>
        <w:tc>
          <w:tcPr>
            <w:tcW w:w="451" w:type="dxa"/>
            <w:vAlign w:val="center"/>
          </w:tcPr>
          <w:p w:rsidR="00D84205" w:rsidRPr="00FB0696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1675" w:type="dxa"/>
            <w:vAlign w:val="center"/>
          </w:tcPr>
          <w:p w:rsidR="00D84205" w:rsidRPr="00FB0696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>
              <w:rPr>
                <w:rFonts w:asciiTheme="majorHAnsi" w:hAnsiTheme="majorHAnsi" w:cs="Times New Roman"/>
                <w:lang w:val="en-US"/>
              </w:rPr>
              <w:t>Albic</w:t>
            </w:r>
            <w:proofErr w:type="spellEnd"/>
          </w:p>
        </w:tc>
        <w:tc>
          <w:tcPr>
            <w:tcW w:w="425" w:type="dxa"/>
            <w:vAlign w:val="center"/>
          </w:tcPr>
          <w:p w:rsidR="00D84205" w:rsidRPr="00FB0696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4109" w:type="dxa"/>
            <w:vAlign w:val="center"/>
          </w:tcPr>
          <w:p w:rsidR="00D84205" w:rsidRPr="00FB0696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Theme="majorHAnsi" w:hAnsiTheme="majorHAnsi" w:cs="Times New Roman"/>
                <w:lang w:val="en-US"/>
              </w:rPr>
              <w:t>Abrupt textural change</w:t>
            </w:r>
          </w:p>
        </w:tc>
        <w:tc>
          <w:tcPr>
            <w:tcW w:w="427" w:type="dxa"/>
            <w:vAlign w:val="center"/>
          </w:tcPr>
          <w:p w:rsidR="00D84205" w:rsidRPr="00FB0696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2689" w:type="dxa"/>
            <w:vAlign w:val="center"/>
          </w:tcPr>
          <w:p w:rsidR="00D84205" w:rsidRPr="00FB0696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>
              <w:rPr>
                <w:rFonts w:asciiTheme="majorHAnsi" w:hAnsiTheme="majorHAnsi" w:cs="Times New Roman"/>
                <w:lang w:val="en-US"/>
              </w:rPr>
              <w:t>Vertisol</w:t>
            </w:r>
            <w:proofErr w:type="spellEnd"/>
          </w:p>
        </w:tc>
        <w:tc>
          <w:tcPr>
            <w:tcW w:w="430" w:type="dxa"/>
            <w:vAlign w:val="center"/>
          </w:tcPr>
          <w:p w:rsidR="00D84205" w:rsidRDefault="000D63E1" w:rsidP="005219C0">
            <w:pPr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Theme="majorHAnsi" w:hAnsiTheme="majorHAnsi" w:cs="Times New Roman"/>
                <w:lang w:val="en-US"/>
              </w:rPr>
              <w:t>X</w:t>
            </w:r>
          </w:p>
        </w:tc>
        <w:tc>
          <w:tcPr>
            <w:tcW w:w="1417" w:type="dxa"/>
            <w:vAlign w:val="center"/>
          </w:tcPr>
          <w:p w:rsidR="00D84205" w:rsidRDefault="00D84205" w:rsidP="00F04A25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>
              <w:rPr>
                <w:rFonts w:asciiTheme="majorHAnsi" w:hAnsiTheme="majorHAnsi" w:cs="Times New Roman"/>
                <w:lang w:val="en-US"/>
              </w:rPr>
              <w:t>Ust</w:t>
            </w:r>
            <w:proofErr w:type="spellEnd"/>
            <w:del w:id="21" w:author="Galbraith, John" w:date="2015-08-11T21:17:00Z">
              <w:r w:rsidDel="00F04A25">
                <w:rPr>
                  <w:rFonts w:asciiTheme="majorHAnsi" w:hAnsiTheme="majorHAnsi" w:cs="Times New Roman"/>
                  <w:lang w:val="en-US"/>
                </w:rPr>
                <w:delText>ic</w:delText>
              </w:r>
            </w:del>
          </w:p>
        </w:tc>
        <w:tc>
          <w:tcPr>
            <w:tcW w:w="425" w:type="dxa"/>
            <w:vAlign w:val="center"/>
          </w:tcPr>
          <w:p w:rsidR="00D84205" w:rsidRDefault="000D63E1" w:rsidP="005219C0">
            <w:pPr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Theme="majorHAnsi" w:hAnsiTheme="majorHAnsi" w:cs="Times New Roman"/>
                <w:lang w:val="en-US"/>
              </w:rPr>
              <w:t>X</w:t>
            </w:r>
          </w:p>
        </w:tc>
        <w:tc>
          <w:tcPr>
            <w:tcW w:w="1701" w:type="dxa"/>
            <w:vAlign w:val="center"/>
          </w:tcPr>
          <w:p w:rsidR="00D84205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>
              <w:rPr>
                <w:rFonts w:asciiTheme="majorHAnsi" w:hAnsiTheme="majorHAnsi" w:cs="Times New Roman"/>
                <w:lang w:val="en-US"/>
              </w:rPr>
              <w:t>Argi</w:t>
            </w:r>
            <w:proofErr w:type="spellEnd"/>
          </w:p>
        </w:tc>
      </w:tr>
      <w:tr w:rsidR="00EA6C86" w:rsidTr="005219C0">
        <w:trPr>
          <w:trHeight w:val="340"/>
        </w:trPr>
        <w:tc>
          <w:tcPr>
            <w:tcW w:w="452" w:type="dxa"/>
            <w:vAlign w:val="center"/>
          </w:tcPr>
          <w:p w:rsidR="00D84205" w:rsidRPr="00FB0696" w:rsidRDefault="00D84205" w:rsidP="00235288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1216" w:type="dxa"/>
            <w:vAlign w:val="center"/>
          </w:tcPr>
          <w:p w:rsidR="00D84205" w:rsidRPr="00FB0696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>
              <w:rPr>
                <w:rFonts w:asciiTheme="majorHAnsi" w:hAnsiTheme="majorHAnsi" w:cs="Times New Roman"/>
                <w:lang w:val="en-US"/>
              </w:rPr>
              <w:t>Ochric</w:t>
            </w:r>
            <w:proofErr w:type="spellEnd"/>
          </w:p>
        </w:tc>
        <w:tc>
          <w:tcPr>
            <w:tcW w:w="451" w:type="dxa"/>
            <w:vAlign w:val="center"/>
          </w:tcPr>
          <w:p w:rsidR="00D84205" w:rsidRPr="00FB0696" w:rsidRDefault="000D63E1" w:rsidP="005219C0">
            <w:pPr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Theme="majorHAnsi" w:hAnsiTheme="majorHAnsi" w:cs="Times New Roman"/>
                <w:lang w:val="en-US"/>
              </w:rPr>
              <w:t>X</w:t>
            </w:r>
          </w:p>
        </w:tc>
        <w:tc>
          <w:tcPr>
            <w:tcW w:w="1675" w:type="dxa"/>
            <w:vAlign w:val="center"/>
          </w:tcPr>
          <w:p w:rsidR="00D84205" w:rsidRPr="00FB0696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Theme="majorHAnsi" w:hAnsiTheme="majorHAnsi" w:cs="Times New Roman"/>
                <w:lang w:val="en-US"/>
              </w:rPr>
              <w:t>Argillic</w:t>
            </w:r>
          </w:p>
        </w:tc>
        <w:tc>
          <w:tcPr>
            <w:tcW w:w="425" w:type="dxa"/>
            <w:vAlign w:val="center"/>
          </w:tcPr>
          <w:p w:rsidR="00D84205" w:rsidRPr="00FB0696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4109" w:type="dxa"/>
            <w:vAlign w:val="center"/>
          </w:tcPr>
          <w:p w:rsidR="00D84205" w:rsidRPr="00FB0696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Theme="majorHAnsi" w:hAnsiTheme="majorHAnsi" w:cs="Times New Roman"/>
                <w:lang w:val="en-US"/>
              </w:rPr>
              <w:t>Identifiable Secondary carbonates</w:t>
            </w:r>
          </w:p>
        </w:tc>
        <w:tc>
          <w:tcPr>
            <w:tcW w:w="427" w:type="dxa"/>
            <w:vAlign w:val="center"/>
          </w:tcPr>
          <w:p w:rsidR="00D84205" w:rsidRPr="00FB0696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2689" w:type="dxa"/>
            <w:vAlign w:val="center"/>
          </w:tcPr>
          <w:p w:rsidR="00D84205" w:rsidRPr="00FB0696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>
              <w:rPr>
                <w:rFonts w:asciiTheme="majorHAnsi" w:hAnsiTheme="majorHAnsi" w:cs="Times New Roman"/>
                <w:lang w:val="en-US"/>
              </w:rPr>
              <w:t>Ultisol</w:t>
            </w:r>
            <w:proofErr w:type="spellEnd"/>
          </w:p>
        </w:tc>
        <w:tc>
          <w:tcPr>
            <w:tcW w:w="430" w:type="dxa"/>
            <w:vAlign w:val="center"/>
          </w:tcPr>
          <w:p w:rsidR="00D84205" w:rsidRPr="00FB0696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1417" w:type="dxa"/>
            <w:vAlign w:val="center"/>
          </w:tcPr>
          <w:p w:rsidR="00D84205" w:rsidRPr="00FB0696" w:rsidRDefault="00D84205" w:rsidP="00F04A25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>
              <w:rPr>
                <w:rFonts w:asciiTheme="majorHAnsi" w:hAnsiTheme="majorHAnsi" w:cs="Times New Roman"/>
                <w:lang w:val="en-US"/>
              </w:rPr>
              <w:t>Aqu</w:t>
            </w:r>
            <w:proofErr w:type="spellEnd"/>
            <w:del w:id="22" w:author="Galbraith, John" w:date="2015-08-11T21:17:00Z">
              <w:r w:rsidDel="00F04A25">
                <w:rPr>
                  <w:rFonts w:asciiTheme="majorHAnsi" w:hAnsiTheme="majorHAnsi" w:cs="Times New Roman"/>
                  <w:lang w:val="en-US"/>
                </w:rPr>
                <w:delText>ic</w:delText>
              </w:r>
            </w:del>
          </w:p>
        </w:tc>
        <w:tc>
          <w:tcPr>
            <w:tcW w:w="425" w:type="dxa"/>
            <w:vAlign w:val="center"/>
          </w:tcPr>
          <w:p w:rsidR="00D84205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1701" w:type="dxa"/>
            <w:vAlign w:val="center"/>
          </w:tcPr>
          <w:p w:rsidR="00D84205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>
              <w:rPr>
                <w:rFonts w:asciiTheme="majorHAnsi" w:hAnsiTheme="majorHAnsi" w:cs="Times New Roman"/>
                <w:lang w:val="en-US"/>
              </w:rPr>
              <w:t>Calci</w:t>
            </w:r>
            <w:proofErr w:type="spellEnd"/>
          </w:p>
        </w:tc>
      </w:tr>
      <w:tr w:rsidR="00EA6C86" w:rsidTr="005219C0">
        <w:trPr>
          <w:trHeight w:val="340"/>
        </w:trPr>
        <w:tc>
          <w:tcPr>
            <w:tcW w:w="452" w:type="dxa"/>
            <w:vAlign w:val="center"/>
          </w:tcPr>
          <w:p w:rsidR="00D84205" w:rsidRPr="00FB0696" w:rsidRDefault="00D84205" w:rsidP="00235288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1216" w:type="dxa"/>
            <w:vAlign w:val="center"/>
          </w:tcPr>
          <w:p w:rsidR="00D84205" w:rsidRPr="00FB0696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>
              <w:rPr>
                <w:rFonts w:asciiTheme="majorHAnsi" w:hAnsiTheme="majorHAnsi" w:cs="Times New Roman"/>
                <w:lang w:val="en-US"/>
              </w:rPr>
              <w:t>Umbric</w:t>
            </w:r>
            <w:proofErr w:type="spellEnd"/>
          </w:p>
        </w:tc>
        <w:tc>
          <w:tcPr>
            <w:tcW w:w="451" w:type="dxa"/>
            <w:vAlign w:val="center"/>
          </w:tcPr>
          <w:p w:rsidR="00D84205" w:rsidRPr="00FB0696" w:rsidRDefault="000D63E1" w:rsidP="005219C0">
            <w:pPr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Theme="majorHAnsi" w:hAnsiTheme="majorHAnsi" w:cs="Times New Roman"/>
                <w:lang w:val="en-US"/>
              </w:rPr>
              <w:t>X</w:t>
            </w:r>
          </w:p>
        </w:tc>
        <w:tc>
          <w:tcPr>
            <w:tcW w:w="1675" w:type="dxa"/>
            <w:vAlign w:val="center"/>
          </w:tcPr>
          <w:p w:rsidR="00D84205" w:rsidRPr="00FB0696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Theme="majorHAnsi" w:hAnsiTheme="majorHAnsi" w:cs="Times New Roman"/>
                <w:lang w:val="en-US"/>
              </w:rPr>
              <w:t>Calcic</w:t>
            </w:r>
          </w:p>
        </w:tc>
        <w:tc>
          <w:tcPr>
            <w:tcW w:w="425" w:type="dxa"/>
            <w:vAlign w:val="center"/>
          </w:tcPr>
          <w:p w:rsidR="00D84205" w:rsidRPr="00FB0696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4109" w:type="dxa"/>
            <w:vAlign w:val="center"/>
          </w:tcPr>
          <w:p w:rsidR="00D84205" w:rsidRPr="00FB0696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Theme="majorHAnsi" w:hAnsiTheme="majorHAnsi" w:cs="Times New Roman"/>
                <w:lang w:val="en-US"/>
              </w:rPr>
              <w:t>Lithologic discontinuities</w:t>
            </w:r>
          </w:p>
        </w:tc>
        <w:tc>
          <w:tcPr>
            <w:tcW w:w="427" w:type="dxa"/>
            <w:vAlign w:val="center"/>
          </w:tcPr>
          <w:p w:rsidR="00D84205" w:rsidRPr="00FB0696" w:rsidRDefault="000D63E1" w:rsidP="005219C0">
            <w:pPr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Theme="majorHAnsi" w:hAnsiTheme="majorHAnsi" w:cs="Times New Roman"/>
                <w:lang w:val="en-US"/>
              </w:rPr>
              <w:t>X</w:t>
            </w:r>
          </w:p>
        </w:tc>
        <w:tc>
          <w:tcPr>
            <w:tcW w:w="2689" w:type="dxa"/>
            <w:vAlign w:val="center"/>
          </w:tcPr>
          <w:p w:rsidR="00D84205" w:rsidRPr="00FB0696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>
              <w:rPr>
                <w:rFonts w:asciiTheme="majorHAnsi" w:hAnsiTheme="majorHAnsi" w:cs="Times New Roman"/>
                <w:lang w:val="en-US"/>
              </w:rPr>
              <w:t>Mollisol</w:t>
            </w:r>
            <w:proofErr w:type="spellEnd"/>
          </w:p>
        </w:tc>
        <w:tc>
          <w:tcPr>
            <w:tcW w:w="430" w:type="dxa"/>
            <w:vAlign w:val="center"/>
          </w:tcPr>
          <w:p w:rsidR="00D84205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1417" w:type="dxa"/>
            <w:vAlign w:val="center"/>
          </w:tcPr>
          <w:p w:rsidR="00D84205" w:rsidRDefault="00D84205" w:rsidP="00F04A25">
            <w:pPr>
              <w:rPr>
                <w:rFonts w:asciiTheme="majorHAnsi" w:hAnsiTheme="majorHAnsi" w:cs="Times New Roman"/>
                <w:lang w:val="en-US"/>
              </w:rPr>
            </w:pPr>
            <w:commentRangeStart w:id="23"/>
            <w:proofErr w:type="spellStart"/>
            <w:r>
              <w:rPr>
                <w:rFonts w:asciiTheme="majorHAnsi" w:hAnsiTheme="majorHAnsi" w:cs="Times New Roman"/>
                <w:lang w:val="en-US"/>
              </w:rPr>
              <w:t>Ud</w:t>
            </w:r>
            <w:proofErr w:type="spellEnd"/>
            <w:del w:id="24" w:author="Galbraith, John" w:date="2015-08-11T21:17:00Z">
              <w:r w:rsidDel="00F04A25">
                <w:rPr>
                  <w:rFonts w:asciiTheme="majorHAnsi" w:hAnsiTheme="majorHAnsi" w:cs="Times New Roman"/>
                  <w:lang w:val="en-US"/>
                </w:rPr>
                <w:delText>ic</w:delText>
              </w:r>
            </w:del>
            <w:commentRangeEnd w:id="23"/>
            <w:r w:rsidR="00F04A25">
              <w:rPr>
                <w:rStyle w:val="CommentReference"/>
              </w:rPr>
              <w:commentReference w:id="23"/>
            </w:r>
          </w:p>
        </w:tc>
        <w:tc>
          <w:tcPr>
            <w:tcW w:w="425" w:type="dxa"/>
            <w:vAlign w:val="center"/>
          </w:tcPr>
          <w:p w:rsidR="00D84205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1701" w:type="dxa"/>
            <w:vAlign w:val="center"/>
          </w:tcPr>
          <w:p w:rsidR="00D84205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>
              <w:rPr>
                <w:rFonts w:asciiTheme="majorHAnsi" w:hAnsiTheme="majorHAnsi" w:cs="Times New Roman"/>
                <w:lang w:val="en-US"/>
              </w:rPr>
              <w:t>Natr</w:t>
            </w:r>
            <w:proofErr w:type="spellEnd"/>
          </w:p>
        </w:tc>
      </w:tr>
      <w:tr w:rsidR="00EA6C86" w:rsidTr="005219C0">
        <w:trPr>
          <w:trHeight w:val="340"/>
        </w:trPr>
        <w:tc>
          <w:tcPr>
            <w:tcW w:w="452" w:type="dxa"/>
            <w:vAlign w:val="center"/>
          </w:tcPr>
          <w:p w:rsidR="00D84205" w:rsidRPr="00FB0696" w:rsidRDefault="00D84205" w:rsidP="00235288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1216" w:type="dxa"/>
            <w:vAlign w:val="center"/>
          </w:tcPr>
          <w:p w:rsidR="00D84205" w:rsidRPr="00FB0696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451" w:type="dxa"/>
            <w:vAlign w:val="center"/>
          </w:tcPr>
          <w:p w:rsidR="00D84205" w:rsidRPr="00FB0696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1675" w:type="dxa"/>
            <w:vAlign w:val="center"/>
          </w:tcPr>
          <w:p w:rsidR="00D84205" w:rsidRPr="00FB0696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>
              <w:rPr>
                <w:rFonts w:asciiTheme="majorHAnsi" w:hAnsiTheme="majorHAnsi" w:cs="Times New Roman"/>
                <w:lang w:val="en-US"/>
              </w:rPr>
              <w:t>Cambic</w:t>
            </w:r>
            <w:proofErr w:type="spellEnd"/>
          </w:p>
        </w:tc>
        <w:tc>
          <w:tcPr>
            <w:tcW w:w="425" w:type="dxa"/>
            <w:vAlign w:val="center"/>
          </w:tcPr>
          <w:p w:rsidR="00D84205" w:rsidRPr="00FB0696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4109" w:type="dxa"/>
            <w:vAlign w:val="center"/>
          </w:tcPr>
          <w:p w:rsidR="00D84205" w:rsidRPr="00FB0696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Theme="majorHAnsi" w:hAnsiTheme="majorHAnsi" w:cs="Times New Roman"/>
                <w:lang w:val="en-US"/>
              </w:rPr>
              <w:t>Slickensides</w:t>
            </w:r>
          </w:p>
        </w:tc>
        <w:tc>
          <w:tcPr>
            <w:tcW w:w="427" w:type="dxa"/>
            <w:vAlign w:val="center"/>
          </w:tcPr>
          <w:p w:rsidR="00D84205" w:rsidRPr="00FB0696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2689" w:type="dxa"/>
            <w:vAlign w:val="center"/>
          </w:tcPr>
          <w:p w:rsidR="00D84205" w:rsidRPr="00FB0696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>
              <w:rPr>
                <w:rFonts w:asciiTheme="majorHAnsi" w:hAnsiTheme="majorHAnsi" w:cs="Times New Roman"/>
                <w:lang w:val="en-US"/>
              </w:rPr>
              <w:t>Alfisol</w:t>
            </w:r>
            <w:proofErr w:type="spellEnd"/>
          </w:p>
        </w:tc>
        <w:tc>
          <w:tcPr>
            <w:tcW w:w="430" w:type="dxa"/>
            <w:vAlign w:val="center"/>
          </w:tcPr>
          <w:p w:rsidR="00D84205" w:rsidRPr="00FB0696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1417" w:type="dxa"/>
            <w:vAlign w:val="center"/>
          </w:tcPr>
          <w:p w:rsidR="00D84205" w:rsidRPr="00FB0696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>
              <w:rPr>
                <w:rFonts w:asciiTheme="majorHAnsi" w:hAnsiTheme="majorHAnsi" w:cs="Times New Roman"/>
                <w:lang w:val="en-US"/>
              </w:rPr>
              <w:t>Psamm</w:t>
            </w:r>
            <w:proofErr w:type="spellEnd"/>
          </w:p>
        </w:tc>
        <w:tc>
          <w:tcPr>
            <w:tcW w:w="425" w:type="dxa"/>
            <w:vAlign w:val="center"/>
          </w:tcPr>
          <w:p w:rsidR="00D84205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1701" w:type="dxa"/>
            <w:vAlign w:val="center"/>
          </w:tcPr>
          <w:p w:rsidR="00D84205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>
              <w:rPr>
                <w:rFonts w:asciiTheme="majorHAnsi" w:hAnsiTheme="majorHAnsi" w:cs="Times New Roman"/>
                <w:lang w:val="en-US"/>
              </w:rPr>
              <w:t>Hapl</w:t>
            </w:r>
            <w:proofErr w:type="spellEnd"/>
          </w:p>
        </w:tc>
      </w:tr>
      <w:tr w:rsidR="00EA6C86" w:rsidTr="005219C0">
        <w:trPr>
          <w:trHeight w:val="340"/>
        </w:trPr>
        <w:tc>
          <w:tcPr>
            <w:tcW w:w="452" w:type="dxa"/>
            <w:vAlign w:val="center"/>
          </w:tcPr>
          <w:p w:rsidR="00D84205" w:rsidRPr="00FB0696" w:rsidRDefault="00D84205" w:rsidP="00235288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1216" w:type="dxa"/>
            <w:vAlign w:val="center"/>
          </w:tcPr>
          <w:p w:rsidR="00D84205" w:rsidRPr="00FB0696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451" w:type="dxa"/>
            <w:vAlign w:val="center"/>
          </w:tcPr>
          <w:p w:rsidR="00D84205" w:rsidRPr="00FB0696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1675" w:type="dxa"/>
            <w:vAlign w:val="center"/>
          </w:tcPr>
          <w:p w:rsidR="00D84205" w:rsidRPr="00FB0696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>
              <w:rPr>
                <w:rFonts w:asciiTheme="majorHAnsi" w:hAnsiTheme="majorHAnsi" w:cs="Times New Roman"/>
                <w:lang w:val="en-US"/>
              </w:rPr>
              <w:t>Natric</w:t>
            </w:r>
            <w:proofErr w:type="spellEnd"/>
          </w:p>
        </w:tc>
        <w:tc>
          <w:tcPr>
            <w:tcW w:w="425" w:type="dxa"/>
            <w:vAlign w:val="center"/>
          </w:tcPr>
          <w:p w:rsidR="00D84205" w:rsidRPr="00FB0696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4109" w:type="dxa"/>
            <w:vAlign w:val="center"/>
          </w:tcPr>
          <w:p w:rsidR="00D84205" w:rsidRPr="00FB0696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>
              <w:rPr>
                <w:rFonts w:asciiTheme="majorHAnsi" w:hAnsiTheme="majorHAnsi" w:cs="Times New Roman"/>
                <w:lang w:val="en-US"/>
              </w:rPr>
              <w:t>Aquic</w:t>
            </w:r>
            <w:proofErr w:type="spellEnd"/>
            <w:r>
              <w:rPr>
                <w:rFonts w:asciiTheme="majorHAnsi" w:hAnsiTheme="majorHAnsi" w:cs="Times New Roman"/>
                <w:lang w:val="en-US"/>
              </w:rPr>
              <w:t xml:space="preserve"> conditions</w:t>
            </w:r>
          </w:p>
        </w:tc>
        <w:tc>
          <w:tcPr>
            <w:tcW w:w="427" w:type="dxa"/>
            <w:vAlign w:val="center"/>
          </w:tcPr>
          <w:p w:rsidR="00D84205" w:rsidRPr="00FB0696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2689" w:type="dxa"/>
            <w:vAlign w:val="center"/>
          </w:tcPr>
          <w:p w:rsidR="00D84205" w:rsidRPr="00FB0696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>
              <w:rPr>
                <w:rFonts w:asciiTheme="majorHAnsi" w:hAnsiTheme="majorHAnsi" w:cs="Times New Roman"/>
                <w:lang w:val="en-US"/>
              </w:rPr>
              <w:t>Inceptisol</w:t>
            </w:r>
            <w:proofErr w:type="spellEnd"/>
          </w:p>
        </w:tc>
        <w:tc>
          <w:tcPr>
            <w:tcW w:w="430" w:type="dxa"/>
            <w:vAlign w:val="center"/>
          </w:tcPr>
          <w:p w:rsidR="00D84205" w:rsidRPr="00FB0696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1417" w:type="dxa"/>
            <w:vAlign w:val="center"/>
          </w:tcPr>
          <w:p w:rsidR="00D84205" w:rsidRPr="00FB0696" w:rsidRDefault="00F04A25" w:rsidP="005219C0">
            <w:pPr>
              <w:rPr>
                <w:rFonts w:asciiTheme="majorHAnsi" w:hAnsiTheme="majorHAnsi" w:cs="Times New Roman"/>
                <w:lang w:val="en-US"/>
              </w:rPr>
            </w:pPr>
            <w:commentRangeStart w:id="25"/>
            <w:proofErr w:type="spellStart"/>
            <w:ins w:id="26" w:author="Galbraith, John" w:date="2015-08-11T21:17:00Z">
              <w:r>
                <w:rPr>
                  <w:rFonts w:asciiTheme="majorHAnsi" w:hAnsiTheme="majorHAnsi" w:cs="Times New Roman"/>
                  <w:lang w:val="en-US"/>
                </w:rPr>
                <w:t>Fluv</w:t>
              </w:r>
              <w:proofErr w:type="spellEnd"/>
              <w:r>
                <w:rPr>
                  <w:rFonts w:asciiTheme="majorHAnsi" w:hAnsiTheme="majorHAnsi" w:cs="Times New Roman"/>
                  <w:lang w:val="en-US"/>
                </w:rPr>
                <w:t>?</w:t>
              </w:r>
            </w:ins>
            <w:commentRangeEnd w:id="25"/>
            <w:ins w:id="27" w:author="Galbraith, John" w:date="2015-08-12T09:56:00Z">
              <w:r w:rsidR="00D37545">
                <w:rPr>
                  <w:rStyle w:val="CommentReference"/>
                </w:rPr>
                <w:commentReference w:id="25"/>
              </w:r>
            </w:ins>
          </w:p>
        </w:tc>
        <w:tc>
          <w:tcPr>
            <w:tcW w:w="425" w:type="dxa"/>
            <w:vAlign w:val="center"/>
          </w:tcPr>
          <w:p w:rsidR="00D84205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1701" w:type="dxa"/>
            <w:vAlign w:val="center"/>
          </w:tcPr>
          <w:p w:rsidR="00D84205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</w:tr>
      <w:tr w:rsidR="00EA6C86" w:rsidTr="005219C0">
        <w:trPr>
          <w:trHeight w:val="340"/>
        </w:trPr>
        <w:tc>
          <w:tcPr>
            <w:tcW w:w="452" w:type="dxa"/>
            <w:vAlign w:val="center"/>
          </w:tcPr>
          <w:p w:rsidR="00D84205" w:rsidRPr="00FB0696" w:rsidRDefault="00D84205" w:rsidP="00235288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1216" w:type="dxa"/>
            <w:vAlign w:val="center"/>
          </w:tcPr>
          <w:p w:rsidR="00D84205" w:rsidRPr="00FB0696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451" w:type="dxa"/>
            <w:vAlign w:val="center"/>
          </w:tcPr>
          <w:p w:rsidR="00D84205" w:rsidRPr="00FB0696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1675" w:type="dxa"/>
            <w:vAlign w:val="center"/>
          </w:tcPr>
          <w:p w:rsidR="00D84205" w:rsidRPr="00FB0696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  <w:r>
              <w:rPr>
                <w:rFonts w:asciiTheme="majorHAnsi" w:hAnsiTheme="majorHAnsi" w:cs="Times New Roman"/>
                <w:lang w:val="en-US"/>
              </w:rPr>
              <w:t>Salic</w:t>
            </w:r>
          </w:p>
        </w:tc>
        <w:tc>
          <w:tcPr>
            <w:tcW w:w="425" w:type="dxa"/>
            <w:vAlign w:val="center"/>
          </w:tcPr>
          <w:p w:rsidR="00D84205" w:rsidRPr="00FB0696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4109" w:type="dxa"/>
            <w:vAlign w:val="center"/>
          </w:tcPr>
          <w:p w:rsidR="00D84205" w:rsidRPr="00FB0696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427" w:type="dxa"/>
            <w:vAlign w:val="center"/>
          </w:tcPr>
          <w:p w:rsidR="00D84205" w:rsidRPr="00FB0696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2689" w:type="dxa"/>
            <w:vAlign w:val="center"/>
          </w:tcPr>
          <w:p w:rsidR="00D84205" w:rsidRPr="00FB0696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  <w:proofErr w:type="spellStart"/>
            <w:r>
              <w:rPr>
                <w:rFonts w:asciiTheme="majorHAnsi" w:hAnsiTheme="majorHAnsi" w:cs="Times New Roman"/>
                <w:lang w:val="en-US"/>
              </w:rPr>
              <w:t>Entisol</w:t>
            </w:r>
            <w:proofErr w:type="spellEnd"/>
          </w:p>
        </w:tc>
        <w:tc>
          <w:tcPr>
            <w:tcW w:w="430" w:type="dxa"/>
            <w:vAlign w:val="center"/>
          </w:tcPr>
          <w:p w:rsidR="00D84205" w:rsidRPr="00FB0696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1417" w:type="dxa"/>
            <w:vAlign w:val="center"/>
          </w:tcPr>
          <w:p w:rsidR="00D84205" w:rsidRPr="00FB0696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425" w:type="dxa"/>
            <w:vAlign w:val="center"/>
          </w:tcPr>
          <w:p w:rsidR="00D84205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  <w:tc>
          <w:tcPr>
            <w:tcW w:w="1701" w:type="dxa"/>
            <w:vAlign w:val="center"/>
          </w:tcPr>
          <w:p w:rsidR="00D84205" w:rsidRDefault="00D84205" w:rsidP="005219C0">
            <w:pPr>
              <w:rPr>
                <w:rFonts w:asciiTheme="majorHAnsi" w:hAnsiTheme="majorHAnsi" w:cs="Times New Roman"/>
                <w:lang w:val="en-US"/>
              </w:rPr>
            </w:pPr>
          </w:p>
        </w:tc>
      </w:tr>
    </w:tbl>
    <w:p w:rsidR="00554239" w:rsidRDefault="00554239">
      <w:pPr>
        <w:rPr>
          <w:ins w:id="28" w:author="Galbraith, John" w:date="2015-08-12T09:57:00Z"/>
          <w:rFonts w:asciiTheme="majorHAnsi" w:hAnsiTheme="majorHAnsi" w:cs="Times New Roman"/>
          <w:lang w:val="en-US"/>
        </w:rPr>
      </w:pPr>
    </w:p>
    <w:p w:rsidR="00E41AF6" w:rsidRPr="006B1DAF" w:rsidRDefault="00E41AF6">
      <w:pPr>
        <w:rPr>
          <w:rFonts w:asciiTheme="majorHAnsi" w:hAnsiTheme="majorHAnsi" w:cs="Times New Roman"/>
          <w:lang w:val="en-US"/>
        </w:rPr>
      </w:pPr>
      <w:ins w:id="29" w:author="Galbraith, John" w:date="2015-08-12T09:57:00Z">
        <w:r w:rsidRPr="00E41AF6">
          <w:rPr>
            <w:rFonts w:asciiTheme="majorHAnsi" w:hAnsiTheme="majorHAnsi" w:cs="Times New Roman"/>
            <w:highlight w:val="yellow"/>
            <w:lang w:val="en-US"/>
            <w:rPrChange w:id="30" w:author="Galbraith, John" w:date="2015-08-12T09:57:00Z">
              <w:rPr>
                <w:rFonts w:asciiTheme="majorHAnsi" w:hAnsiTheme="majorHAnsi" w:cs="Times New Roman"/>
                <w:lang w:val="en-US"/>
              </w:rPr>
            </w:rPrChange>
          </w:rPr>
          <w:lastRenderedPageBreak/>
          <w:t xml:space="preserve">Can we put Part </w:t>
        </w:r>
        <w:proofErr w:type="gramStart"/>
        <w:r w:rsidRPr="00E41AF6">
          <w:rPr>
            <w:rFonts w:asciiTheme="majorHAnsi" w:hAnsiTheme="majorHAnsi" w:cs="Times New Roman"/>
            <w:highlight w:val="yellow"/>
            <w:lang w:val="en-US"/>
            <w:rPrChange w:id="31" w:author="Galbraith, John" w:date="2015-08-12T09:57:00Z">
              <w:rPr>
                <w:rFonts w:asciiTheme="majorHAnsi" w:hAnsiTheme="majorHAnsi" w:cs="Times New Roman"/>
                <w:lang w:val="en-US"/>
              </w:rPr>
            </w:rPrChange>
          </w:rPr>
          <w:t>IV.</w:t>
        </w:r>
        <w:proofErr w:type="gramEnd"/>
        <w:r w:rsidRPr="00E41AF6">
          <w:rPr>
            <w:rFonts w:asciiTheme="majorHAnsi" w:hAnsiTheme="majorHAnsi" w:cs="Times New Roman"/>
            <w:highlight w:val="yellow"/>
            <w:lang w:val="en-US"/>
            <w:rPrChange w:id="32" w:author="Galbraith, John" w:date="2015-08-12T09:57:00Z">
              <w:rPr>
                <w:rFonts w:asciiTheme="majorHAnsi" w:hAnsiTheme="majorHAnsi" w:cs="Times New Roman"/>
                <w:lang w:val="en-US"/>
              </w:rPr>
            </w:rPrChange>
          </w:rPr>
          <w:t xml:space="preserve"> </w:t>
        </w:r>
        <w:proofErr w:type="gramStart"/>
        <w:r w:rsidRPr="00E41AF6">
          <w:rPr>
            <w:rFonts w:asciiTheme="majorHAnsi" w:hAnsiTheme="majorHAnsi" w:cs="Times New Roman"/>
            <w:highlight w:val="yellow"/>
            <w:lang w:val="en-US"/>
            <w:rPrChange w:id="33" w:author="Galbraith, John" w:date="2015-08-12T09:57:00Z">
              <w:rPr>
                <w:rFonts w:asciiTheme="majorHAnsi" w:hAnsiTheme="majorHAnsi" w:cs="Times New Roman"/>
                <w:lang w:val="en-US"/>
              </w:rPr>
            </w:rPrChange>
          </w:rPr>
          <w:t>Interpretations here?</w:t>
        </w:r>
      </w:ins>
      <w:bookmarkStart w:id="34" w:name="_GoBack"/>
      <w:bookmarkEnd w:id="34"/>
      <w:proofErr w:type="gramEnd"/>
    </w:p>
    <w:sectPr w:rsidR="00E41AF6" w:rsidRPr="006B1DAF" w:rsidSect="00A853E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397" w:right="510" w:bottom="340" w:left="51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2" w:author="Galbraith, John" w:date="2015-08-12T09:56:00Z" w:initials="GJ">
    <w:p w:rsidR="00D37545" w:rsidRDefault="00D37545">
      <w:pPr>
        <w:pStyle w:val="CommentText"/>
      </w:pPr>
      <w:r>
        <w:rPr>
          <w:rStyle w:val="CommentReference"/>
        </w:rPr>
        <w:annotationRef/>
      </w:r>
      <w:r>
        <w:t xml:space="preserve">Are there no rock fragments? </w:t>
      </w:r>
    </w:p>
  </w:comment>
  <w:comment w:id="13" w:author="Galbraith, John" w:date="2015-08-12T09:56:00Z" w:initials="GJ">
    <w:p w:rsidR="00D37545" w:rsidRDefault="00D37545">
      <w:pPr>
        <w:pStyle w:val="CommentText"/>
      </w:pPr>
      <w:r>
        <w:rPr>
          <w:rStyle w:val="CommentReference"/>
        </w:rPr>
        <w:annotationRef/>
      </w:r>
      <w:r>
        <w:t xml:space="preserve">What is the error range for grading? </w:t>
      </w:r>
    </w:p>
  </w:comment>
  <w:comment w:id="14" w:author="Galbraith, John" w:date="2015-08-12T09:56:00Z" w:initials="GJ">
    <w:p w:rsidR="00D37545" w:rsidRDefault="00D37545">
      <w:pPr>
        <w:pStyle w:val="CommentText"/>
      </w:pPr>
      <w:r>
        <w:rPr>
          <w:rStyle w:val="CommentReference"/>
        </w:rPr>
        <w:annotationRef/>
      </w:r>
      <w:r>
        <w:t>What are the error ranges for these answers?</w:t>
      </w:r>
    </w:p>
  </w:comment>
  <w:comment w:id="20" w:author="Galbraith, John" w:date="2015-08-12T09:56:00Z" w:initials="GJ">
    <w:p w:rsidR="00F04A25" w:rsidRDefault="00F04A25">
      <w:pPr>
        <w:pStyle w:val="CommentText"/>
      </w:pPr>
      <w:r>
        <w:rPr>
          <w:rStyle w:val="CommentReference"/>
        </w:rPr>
        <w:annotationRef/>
      </w:r>
      <w:r>
        <w:t xml:space="preserve">Lots of choices missing here. </w:t>
      </w:r>
      <w:r w:rsidR="00D37545">
        <w:t>The entire list is in a separate document.</w:t>
      </w:r>
    </w:p>
  </w:comment>
  <w:comment w:id="23" w:author="Galbraith, John" w:date="2015-08-12T09:56:00Z" w:initials="GJ">
    <w:p w:rsidR="00F04A25" w:rsidRDefault="00F04A25">
      <w:pPr>
        <w:pStyle w:val="CommentText"/>
      </w:pPr>
      <w:r>
        <w:rPr>
          <w:rStyle w:val="CommentReference"/>
        </w:rPr>
        <w:annotationRef/>
      </w:r>
      <w:r>
        <w:t>Not found in the area?</w:t>
      </w:r>
    </w:p>
  </w:comment>
  <w:comment w:id="25" w:author="Galbraith, John" w:date="2015-08-12T09:56:00Z" w:initials="GJ">
    <w:p w:rsidR="00D37545" w:rsidRDefault="00D37545">
      <w:pPr>
        <w:pStyle w:val="CommentText"/>
      </w:pPr>
      <w:r>
        <w:rPr>
          <w:rStyle w:val="CommentReference"/>
        </w:rPr>
        <w:annotationRef/>
      </w:r>
      <w:r>
        <w:t>Are there Fluvents to be seen?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3F8E" w:rsidRDefault="00ED3F8E" w:rsidP="00A12E13">
      <w:pPr>
        <w:spacing w:after="0" w:line="240" w:lineRule="auto"/>
      </w:pPr>
      <w:r>
        <w:separator/>
      </w:r>
    </w:p>
  </w:endnote>
  <w:endnote w:type="continuationSeparator" w:id="0">
    <w:p w:rsidR="00ED3F8E" w:rsidRDefault="00ED3F8E" w:rsidP="00A12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2E13" w:rsidRDefault="00A12E1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2E13" w:rsidRDefault="00A12E1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2E13" w:rsidRDefault="00A12E1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3F8E" w:rsidRDefault="00ED3F8E" w:rsidP="00A12E13">
      <w:pPr>
        <w:spacing w:after="0" w:line="240" w:lineRule="auto"/>
      </w:pPr>
      <w:r>
        <w:separator/>
      </w:r>
    </w:p>
  </w:footnote>
  <w:footnote w:type="continuationSeparator" w:id="0">
    <w:p w:rsidR="00ED3F8E" w:rsidRDefault="00ED3F8E" w:rsidP="00A12E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2E13" w:rsidRDefault="00A12E1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2E13" w:rsidRDefault="00A12E1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2E13" w:rsidRDefault="00A12E1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trackRevisions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2D9A"/>
    <w:rsid w:val="000A5CBD"/>
    <w:rsid w:val="000B3C18"/>
    <w:rsid w:val="000B4A2E"/>
    <w:rsid w:val="000D63E1"/>
    <w:rsid w:val="000E7690"/>
    <w:rsid w:val="001410F6"/>
    <w:rsid w:val="001539CC"/>
    <w:rsid w:val="001B5CC8"/>
    <w:rsid w:val="001C080D"/>
    <w:rsid w:val="0020561C"/>
    <w:rsid w:val="00234F40"/>
    <w:rsid w:val="00257E48"/>
    <w:rsid w:val="002D6009"/>
    <w:rsid w:val="002E5101"/>
    <w:rsid w:val="00326C8B"/>
    <w:rsid w:val="00342370"/>
    <w:rsid w:val="00362CB8"/>
    <w:rsid w:val="00380851"/>
    <w:rsid w:val="00390757"/>
    <w:rsid w:val="003A017E"/>
    <w:rsid w:val="003C1908"/>
    <w:rsid w:val="003C545B"/>
    <w:rsid w:val="003E6B5D"/>
    <w:rsid w:val="003F28A3"/>
    <w:rsid w:val="0041114A"/>
    <w:rsid w:val="00454144"/>
    <w:rsid w:val="0048545C"/>
    <w:rsid w:val="004E2928"/>
    <w:rsid w:val="004E5A5B"/>
    <w:rsid w:val="004F4C5D"/>
    <w:rsid w:val="00505B29"/>
    <w:rsid w:val="005219C0"/>
    <w:rsid w:val="00547898"/>
    <w:rsid w:val="00551ECB"/>
    <w:rsid w:val="00554239"/>
    <w:rsid w:val="005857E1"/>
    <w:rsid w:val="0059362D"/>
    <w:rsid w:val="005F0469"/>
    <w:rsid w:val="005F6378"/>
    <w:rsid w:val="005F7AE4"/>
    <w:rsid w:val="006116C4"/>
    <w:rsid w:val="006776A9"/>
    <w:rsid w:val="006A44D9"/>
    <w:rsid w:val="006B1DAF"/>
    <w:rsid w:val="006B3FE0"/>
    <w:rsid w:val="006C214B"/>
    <w:rsid w:val="006D69D1"/>
    <w:rsid w:val="00714D39"/>
    <w:rsid w:val="00735B43"/>
    <w:rsid w:val="00750A9E"/>
    <w:rsid w:val="007A3229"/>
    <w:rsid w:val="007D18E8"/>
    <w:rsid w:val="007D2C8C"/>
    <w:rsid w:val="007D716F"/>
    <w:rsid w:val="007D759C"/>
    <w:rsid w:val="007F0CAD"/>
    <w:rsid w:val="00815B79"/>
    <w:rsid w:val="0085129D"/>
    <w:rsid w:val="00874D41"/>
    <w:rsid w:val="0088323F"/>
    <w:rsid w:val="00892B88"/>
    <w:rsid w:val="00895A17"/>
    <w:rsid w:val="008D267A"/>
    <w:rsid w:val="008D3F80"/>
    <w:rsid w:val="008F229A"/>
    <w:rsid w:val="009A7A73"/>
    <w:rsid w:val="009F29B0"/>
    <w:rsid w:val="00A12E13"/>
    <w:rsid w:val="00A15E0D"/>
    <w:rsid w:val="00A22D9A"/>
    <w:rsid w:val="00A34514"/>
    <w:rsid w:val="00A853E1"/>
    <w:rsid w:val="00AC0D9C"/>
    <w:rsid w:val="00AF2116"/>
    <w:rsid w:val="00B0127A"/>
    <w:rsid w:val="00B130A8"/>
    <w:rsid w:val="00B43CE0"/>
    <w:rsid w:val="00BA226E"/>
    <w:rsid w:val="00BB2C37"/>
    <w:rsid w:val="00C2583B"/>
    <w:rsid w:val="00C67042"/>
    <w:rsid w:val="00D147E9"/>
    <w:rsid w:val="00D24A62"/>
    <w:rsid w:val="00D26429"/>
    <w:rsid w:val="00D37545"/>
    <w:rsid w:val="00D41F2F"/>
    <w:rsid w:val="00D52EF8"/>
    <w:rsid w:val="00D62A3D"/>
    <w:rsid w:val="00D66FBB"/>
    <w:rsid w:val="00D7593B"/>
    <w:rsid w:val="00D84205"/>
    <w:rsid w:val="00DA1B58"/>
    <w:rsid w:val="00DB324B"/>
    <w:rsid w:val="00DC2AC3"/>
    <w:rsid w:val="00DE0207"/>
    <w:rsid w:val="00DE27F7"/>
    <w:rsid w:val="00E319FE"/>
    <w:rsid w:val="00E41AF6"/>
    <w:rsid w:val="00E57B6A"/>
    <w:rsid w:val="00E62B90"/>
    <w:rsid w:val="00EA6C86"/>
    <w:rsid w:val="00EC6C4A"/>
    <w:rsid w:val="00ED3F8E"/>
    <w:rsid w:val="00EF72B6"/>
    <w:rsid w:val="00F04A25"/>
    <w:rsid w:val="00F05394"/>
    <w:rsid w:val="00F17695"/>
    <w:rsid w:val="00F56D21"/>
    <w:rsid w:val="00F6403D"/>
    <w:rsid w:val="00F666BA"/>
    <w:rsid w:val="00F73A4F"/>
    <w:rsid w:val="00F9106D"/>
    <w:rsid w:val="00F928A8"/>
    <w:rsid w:val="00FA0393"/>
    <w:rsid w:val="00FB0696"/>
    <w:rsid w:val="00FF6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22D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B5C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CC8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70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70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70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70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7042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12E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2E13"/>
  </w:style>
  <w:style w:type="paragraph" w:styleId="Footer">
    <w:name w:val="footer"/>
    <w:basedOn w:val="Normal"/>
    <w:link w:val="FooterChar"/>
    <w:uiPriority w:val="99"/>
    <w:unhideWhenUsed/>
    <w:rsid w:val="00A12E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2E1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22D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B5C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CC8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70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70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70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70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7042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12E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2E13"/>
  </w:style>
  <w:style w:type="paragraph" w:styleId="Footer">
    <w:name w:val="footer"/>
    <w:basedOn w:val="Normal"/>
    <w:link w:val="FooterChar"/>
    <w:uiPriority w:val="99"/>
    <w:unhideWhenUsed/>
    <w:rsid w:val="00A12E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2E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BE2299-4463-4D83-BF1F-E92663CF3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364</Words>
  <Characters>2076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Csorba Ádám</dc:creator>
  <cp:lastModifiedBy>Galbraith, John</cp:lastModifiedBy>
  <cp:revision>3</cp:revision>
  <cp:lastPrinted>2015-07-08T19:25:00Z</cp:lastPrinted>
  <dcterms:created xsi:type="dcterms:W3CDTF">2015-08-12T13:56:00Z</dcterms:created>
  <dcterms:modified xsi:type="dcterms:W3CDTF">2015-08-12T13:57:00Z</dcterms:modified>
</cp:coreProperties>
</file>